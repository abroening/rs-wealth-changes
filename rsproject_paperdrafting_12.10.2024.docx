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103F8F" w14:textId="36DF4ED4" w:rsidR="00960A31" w:rsidRDefault="00960A31" w:rsidP="00F448DD">
      <w:pPr>
        <w:spacing w:line="240" w:lineRule="auto"/>
        <w:contextualSpacing/>
        <w:jc w:val="center"/>
        <w:rPr>
          <w:rFonts w:asciiTheme="majorBidi" w:hAnsiTheme="majorBidi" w:cstheme="majorBidi"/>
        </w:rPr>
      </w:pPr>
      <w:r>
        <w:rPr>
          <w:rFonts w:asciiTheme="majorBidi" w:hAnsiTheme="majorBidi" w:cstheme="majorBidi"/>
        </w:rPr>
        <w:t>Estimating the Impacts of Changes in Wealth on the Physical Characteristics of Neighborhood Environments</w:t>
      </w:r>
    </w:p>
    <w:p w14:paraId="4EE21F15" w14:textId="77777777" w:rsidR="00960A31" w:rsidRDefault="00960A31" w:rsidP="00F448DD">
      <w:pPr>
        <w:spacing w:line="240" w:lineRule="auto"/>
        <w:contextualSpacing/>
        <w:rPr>
          <w:rFonts w:asciiTheme="majorBidi" w:hAnsiTheme="majorBidi" w:cstheme="majorBidi"/>
        </w:rPr>
      </w:pPr>
    </w:p>
    <w:p w14:paraId="63FF9AB2" w14:textId="358B8C04" w:rsidR="007253B6" w:rsidRPr="00F448DD" w:rsidRDefault="007253B6" w:rsidP="00F448DD">
      <w:pPr>
        <w:spacing w:line="240" w:lineRule="auto"/>
        <w:contextualSpacing/>
        <w:rPr>
          <w:rFonts w:asciiTheme="majorBidi" w:hAnsiTheme="majorBidi" w:cstheme="majorBidi"/>
          <w:b/>
          <w:bCs/>
        </w:rPr>
      </w:pPr>
      <w:r w:rsidRPr="00960A31">
        <w:rPr>
          <w:rFonts w:asciiTheme="majorBidi" w:hAnsiTheme="majorBidi" w:cstheme="majorBidi"/>
          <w:b/>
          <w:bCs/>
        </w:rPr>
        <w:t>Abstract</w:t>
      </w:r>
      <w:r w:rsidR="00F448DD">
        <w:rPr>
          <w:rFonts w:asciiTheme="majorBidi" w:hAnsiTheme="majorBidi" w:cstheme="majorBidi"/>
          <w:b/>
          <w:bCs/>
        </w:rPr>
        <w:tab/>
      </w:r>
    </w:p>
    <w:p w14:paraId="787653DB" w14:textId="52249375" w:rsidR="007253B6" w:rsidRPr="00CC1617" w:rsidRDefault="007253B6" w:rsidP="00F448DD">
      <w:pPr>
        <w:spacing w:line="240" w:lineRule="auto"/>
        <w:contextualSpacing/>
        <w:rPr>
          <w:rFonts w:asciiTheme="majorBidi" w:hAnsiTheme="majorBidi" w:cstheme="majorBidi"/>
        </w:rPr>
      </w:pPr>
      <w:r>
        <w:rPr>
          <w:rFonts w:asciiTheme="majorBidi" w:hAnsiTheme="majorBidi" w:cstheme="majorBidi"/>
        </w:rPr>
        <w:tab/>
        <w:t>While remotely sensed data has been shown to be an effective tool in modeling housing prices where up-to-date and detailed administrative records are unavailable, little work has examined the change in regional wealth over time and its impacts on the physical environment. This study uses publicly available remotely sensed datasets measuring vegetation coverage and nighttime light, in conjunction with U.S. Census Bureau data, to examine the impacts of areal changes in wealth on the physical environment of urban landscapes. The analysis is intended to investigate changes in neighborhood wealth, and accordingly employs smaller geographic units (census tracts and county subdivisions) than previously used by similar research</w:t>
      </w:r>
      <w:r w:rsidR="00286BE5">
        <w:rPr>
          <w:rFonts w:asciiTheme="majorBidi" w:hAnsiTheme="majorBidi" w:cstheme="majorBidi"/>
        </w:rPr>
        <w:t>, while covering the entire United States</w:t>
      </w:r>
      <w:r>
        <w:rPr>
          <w:rFonts w:asciiTheme="majorBidi" w:hAnsiTheme="majorBidi" w:cstheme="majorBidi"/>
        </w:rPr>
        <w:t xml:space="preserve">. The results indicate no clear </w:t>
      </w:r>
      <w:r w:rsidR="00286BE5">
        <w:rPr>
          <w:rFonts w:asciiTheme="majorBidi" w:hAnsiTheme="majorBidi" w:cstheme="majorBidi"/>
        </w:rPr>
        <w:t xml:space="preserve">relationship between increases in wealth and changes in the physical environment measured by vegetation cover and nighttime light, both immediately and when incorporating temporal lags. The findings suggest an alternative causal mechanism for differences in the physical environments of neighborhoods. The methods developed here, employing time-series data to study changes in areal wealth and housing costs, demonstrate a promising new direction of research, which should expand the temporal and spatial scope of the analysis offered here.  </w:t>
      </w:r>
    </w:p>
    <w:p w14:paraId="41552C5A" w14:textId="77777777" w:rsidR="00CC1617" w:rsidRPr="00CC1617" w:rsidRDefault="00CC1617" w:rsidP="00F448DD">
      <w:pPr>
        <w:spacing w:line="240" w:lineRule="auto"/>
        <w:contextualSpacing/>
        <w:rPr>
          <w:rFonts w:asciiTheme="majorBidi" w:hAnsiTheme="majorBidi" w:cstheme="majorBidi"/>
        </w:rPr>
      </w:pPr>
    </w:p>
    <w:p w14:paraId="5C6513DD" w14:textId="4DD260D5" w:rsidR="00CC1617" w:rsidRPr="00960A31" w:rsidRDefault="00CC1617" w:rsidP="00F448DD">
      <w:pPr>
        <w:spacing w:line="240" w:lineRule="auto"/>
        <w:contextualSpacing/>
        <w:rPr>
          <w:rFonts w:asciiTheme="majorBidi" w:hAnsiTheme="majorBidi" w:cstheme="majorBidi"/>
          <w:b/>
          <w:bCs/>
        </w:rPr>
      </w:pPr>
      <w:r w:rsidRPr="00960A31">
        <w:rPr>
          <w:rFonts w:asciiTheme="majorBidi" w:hAnsiTheme="majorBidi" w:cstheme="majorBidi"/>
          <w:b/>
          <w:bCs/>
        </w:rPr>
        <w:t>Introduction</w:t>
      </w:r>
    </w:p>
    <w:p w14:paraId="4954BECA" w14:textId="6B7C6085" w:rsidR="00183B8E" w:rsidRDefault="00CC1617" w:rsidP="00F448DD">
      <w:pPr>
        <w:spacing w:line="240" w:lineRule="auto"/>
        <w:contextualSpacing/>
        <w:rPr>
          <w:rFonts w:asciiTheme="majorBidi" w:hAnsiTheme="majorBidi" w:cstheme="majorBidi"/>
        </w:rPr>
      </w:pPr>
      <w:r>
        <w:rPr>
          <w:rFonts w:asciiTheme="majorBidi" w:hAnsiTheme="majorBidi" w:cstheme="majorBidi"/>
        </w:rPr>
        <w:tab/>
      </w:r>
      <w:r w:rsidR="00CE27AC">
        <w:rPr>
          <w:rFonts w:asciiTheme="majorBidi" w:hAnsiTheme="majorBidi" w:cstheme="majorBidi"/>
        </w:rPr>
        <w:t xml:space="preserve">The spatial distribution of poverty in the United States, analyzed with GIS methods, has provided insight </w:t>
      </w:r>
      <w:r w:rsidR="00183B8E">
        <w:rPr>
          <w:rFonts w:asciiTheme="majorBidi" w:hAnsiTheme="majorBidi" w:cstheme="majorBidi"/>
        </w:rPr>
        <w:t>in relation to topics ranging from healthcare access and quality, to voter behavior, to food access</w:t>
      </w:r>
      <w:r w:rsidR="00865F79">
        <w:rPr>
          <w:rFonts w:asciiTheme="majorBidi" w:hAnsiTheme="majorBidi" w:cstheme="majorBidi"/>
        </w:rPr>
        <w:t xml:space="preserve"> (</w:t>
      </w:r>
      <w:r w:rsidR="00865F79" w:rsidRPr="00865F79">
        <w:rPr>
          <w:rFonts w:asciiTheme="majorBidi" w:hAnsiTheme="majorBidi" w:cstheme="majorBidi"/>
        </w:rPr>
        <w:t>Hawthorne &amp; Kwan, 2012</w:t>
      </w:r>
      <w:r w:rsidR="00F448DD">
        <w:rPr>
          <w:rFonts w:asciiTheme="majorBidi" w:hAnsiTheme="majorBidi" w:cstheme="majorBidi"/>
        </w:rPr>
        <w:t>; Knotts &amp; Haspel, 2006;Naylor et. al., 2019</w:t>
      </w:r>
      <w:r w:rsidR="00865F79">
        <w:rPr>
          <w:rFonts w:asciiTheme="majorBidi" w:hAnsiTheme="majorBidi" w:cstheme="majorBidi"/>
        </w:rPr>
        <w:t>).</w:t>
      </w:r>
      <w:r w:rsidR="00183B8E">
        <w:rPr>
          <w:rFonts w:asciiTheme="majorBidi" w:hAnsiTheme="majorBidi" w:cstheme="majorBidi"/>
        </w:rPr>
        <w:t xml:space="preserve"> These geographic approaches to </w:t>
      </w:r>
      <w:r w:rsidR="0007002F">
        <w:rPr>
          <w:rFonts w:asciiTheme="majorBidi" w:hAnsiTheme="majorBidi" w:cstheme="majorBidi"/>
        </w:rPr>
        <w:t>understanding inequality are critical to both understand spatial disparities and to begin addressing them: geographic analysis of inequality allows federal and state governments as well as charities and non</w:t>
      </w:r>
      <w:r w:rsidR="0007002F" w:rsidRPr="00CE27AC">
        <w:rPr>
          <w:rFonts w:asciiTheme="majorBidi" w:hAnsiTheme="majorBidi" w:cstheme="majorBidi"/>
        </w:rPr>
        <w:t>-governmental organizations to specifically direct funding and aid</w:t>
      </w:r>
      <w:r w:rsidR="00865F79" w:rsidRPr="00CE27AC">
        <w:rPr>
          <w:rFonts w:asciiTheme="majorBidi" w:hAnsiTheme="majorBidi" w:cstheme="majorBidi"/>
        </w:rPr>
        <w:t xml:space="preserve"> (</w:t>
      </w:r>
      <w:r w:rsidR="00865F79" w:rsidRPr="00CE27AC">
        <w:rPr>
          <w:rFonts w:asciiTheme="majorBidi" w:hAnsiTheme="majorBidi" w:cstheme="majorBidi"/>
        </w:rPr>
        <w:t>Hotchkiss &amp; Phelan, 2017</w:t>
      </w:r>
      <w:r w:rsidR="00865F79" w:rsidRPr="00CE27AC">
        <w:rPr>
          <w:rFonts w:asciiTheme="majorBidi" w:hAnsiTheme="majorBidi" w:cstheme="majorBidi"/>
        </w:rPr>
        <w:t xml:space="preserve">, p. </w:t>
      </w:r>
      <w:r w:rsidR="00CE27AC" w:rsidRPr="00CE27AC">
        <w:rPr>
          <w:rFonts w:asciiTheme="majorBidi" w:hAnsiTheme="majorBidi" w:cstheme="majorBidi"/>
        </w:rPr>
        <w:t>3, 8, 24</w:t>
      </w:r>
      <w:r w:rsidR="00865F79">
        <w:rPr>
          <w:rFonts w:asciiTheme="majorBidi" w:hAnsiTheme="majorBidi" w:cstheme="majorBidi"/>
        </w:rPr>
        <w:t>)</w:t>
      </w:r>
      <w:r w:rsidR="0007002F">
        <w:rPr>
          <w:rFonts w:asciiTheme="majorBidi" w:hAnsiTheme="majorBidi" w:cstheme="majorBidi"/>
        </w:rPr>
        <w:t>.</w:t>
      </w:r>
    </w:p>
    <w:p w14:paraId="00E479C8" w14:textId="28E8C192" w:rsidR="00802C25" w:rsidRDefault="00183B8E" w:rsidP="00F448DD">
      <w:pPr>
        <w:spacing w:line="240" w:lineRule="auto"/>
        <w:ind w:firstLine="720"/>
        <w:contextualSpacing/>
        <w:rPr>
          <w:rFonts w:asciiTheme="majorBidi" w:hAnsiTheme="majorBidi" w:cstheme="majorBidi"/>
        </w:rPr>
      </w:pPr>
      <w:r>
        <w:rPr>
          <w:rFonts w:asciiTheme="majorBidi" w:hAnsiTheme="majorBidi" w:cstheme="majorBidi"/>
        </w:rPr>
        <w:t xml:space="preserve">However, in taking an extremely macro view of the impacts of wealth and spatial distributions, research in these areas often neglects perhaps the most critical impact of wealth and location: what the day-to-day life of the people being studied actually looks like. Research into poverty and home value generally provides little insight into the actual three-dimensional environments in which the research subjects exist. These physical characteristics of space in American urban environments are poorly understood </w:t>
      </w:r>
      <w:r w:rsidR="00C11DA1">
        <w:rPr>
          <w:rFonts w:asciiTheme="majorBidi" w:hAnsiTheme="majorBidi" w:cstheme="majorBidi"/>
        </w:rPr>
        <w:t>in relation to the spatial distribution of wealth and income.</w:t>
      </w:r>
    </w:p>
    <w:p w14:paraId="7CA2E984" w14:textId="48A4B34E" w:rsidR="0059178C" w:rsidRDefault="0007002F" w:rsidP="00F448DD">
      <w:pPr>
        <w:spacing w:line="240" w:lineRule="auto"/>
        <w:ind w:firstLine="720"/>
        <w:contextualSpacing/>
        <w:rPr>
          <w:rFonts w:asciiTheme="majorBidi" w:hAnsiTheme="majorBidi" w:cstheme="majorBidi"/>
        </w:rPr>
      </w:pPr>
      <w:r>
        <w:rPr>
          <w:rFonts w:asciiTheme="majorBidi" w:hAnsiTheme="majorBidi" w:cstheme="majorBidi"/>
        </w:rPr>
        <w:t xml:space="preserve">The clustering and isolation of wealth in upper-class neighborhoods </w:t>
      </w:r>
      <w:r w:rsidR="00B21DDC">
        <w:rPr>
          <w:rFonts w:asciiTheme="majorBidi" w:hAnsiTheme="majorBidi" w:cstheme="majorBidi"/>
        </w:rPr>
        <w:t xml:space="preserve">is produced by the segregation of affluence and the clustering of low families in high density housing accommodations. Research shows that income </w:t>
      </w:r>
      <w:r w:rsidR="00B21DDC" w:rsidRPr="00865F79">
        <w:rPr>
          <w:rFonts w:ascii="Times New Roman" w:hAnsi="Times New Roman" w:cs="Times New Roman"/>
        </w:rPr>
        <w:t>inequality encourages high-income families to move far away from their lower-income counterparts</w:t>
      </w:r>
      <w:r w:rsidR="0059178C" w:rsidRPr="00865F79">
        <w:rPr>
          <w:rFonts w:ascii="Times New Roman" w:hAnsi="Times New Roman" w:cs="Times New Roman"/>
        </w:rPr>
        <w:t>, which, c</w:t>
      </w:r>
      <w:r w:rsidR="00B21DDC" w:rsidRPr="00865F79">
        <w:rPr>
          <w:rFonts w:ascii="Times New Roman" w:hAnsi="Times New Roman" w:cs="Times New Roman"/>
        </w:rPr>
        <w:t>ombined with historical practices of white flight</w:t>
      </w:r>
      <w:r w:rsidR="0059178C" w:rsidRPr="00865F79">
        <w:rPr>
          <w:rFonts w:ascii="Times New Roman" w:hAnsi="Times New Roman" w:cs="Times New Roman"/>
        </w:rPr>
        <w:t xml:space="preserve"> and redlining, generates the extreme income segregation that we see today</w:t>
      </w:r>
      <w:r w:rsidR="00865F79" w:rsidRPr="00865F79">
        <w:rPr>
          <w:rFonts w:ascii="Times New Roman" w:hAnsi="Times New Roman" w:cs="Times New Roman"/>
        </w:rPr>
        <w:t xml:space="preserve"> (</w:t>
      </w:r>
      <w:r w:rsidR="00865F79" w:rsidRPr="00865F79">
        <w:rPr>
          <w:rFonts w:ascii="Times New Roman" w:hAnsi="Times New Roman" w:cs="Times New Roman"/>
          <w:kern w:val="0"/>
        </w:rPr>
        <w:t>Reardon &amp; Bischoff, 2011</w:t>
      </w:r>
      <w:r w:rsidR="00865F79" w:rsidRPr="00865F79">
        <w:rPr>
          <w:rFonts w:ascii="Times New Roman" w:hAnsi="Times New Roman" w:cs="Times New Roman"/>
          <w:kern w:val="0"/>
        </w:rPr>
        <w:t xml:space="preserve">; </w:t>
      </w:r>
      <w:proofErr w:type="spellStart"/>
      <w:r w:rsidR="00865F79" w:rsidRPr="00865F79">
        <w:rPr>
          <w:rFonts w:ascii="Times New Roman" w:hAnsi="Times New Roman" w:cs="Times New Roman"/>
          <w:kern w:val="0"/>
        </w:rPr>
        <w:t>Mallach</w:t>
      </w:r>
      <w:proofErr w:type="spellEnd"/>
      <w:r w:rsidR="00865F79" w:rsidRPr="00865F79">
        <w:rPr>
          <w:rFonts w:ascii="Times New Roman" w:hAnsi="Times New Roman" w:cs="Times New Roman"/>
          <w:kern w:val="0"/>
        </w:rPr>
        <w:t>, 2024</w:t>
      </w:r>
      <w:r w:rsidR="00865F79" w:rsidRPr="00865F79">
        <w:rPr>
          <w:rFonts w:ascii="Times New Roman" w:hAnsi="Times New Roman" w:cs="Times New Roman"/>
          <w:kern w:val="0"/>
        </w:rPr>
        <w:t xml:space="preserve">; </w:t>
      </w:r>
      <w:r w:rsidR="00865F79" w:rsidRPr="00865F79">
        <w:rPr>
          <w:rFonts w:ascii="Times New Roman" w:hAnsi="Times New Roman" w:cs="Times New Roman"/>
          <w:kern w:val="0"/>
        </w:rPr>
        <w:t>Connolly et al., 2018</w:t>
      </w:r>
      <w:r w:rsidR="00ED107C">
        <w:rPr>
          <w:rFonts w:ascii="Times New Roman" w:hAnsi="Times New Roman" w:cs="Times New Roman"/>
          <w:kern w:val="0"/>
        </w:rPr>
        <w:t>)</w:t>
      </w:r>
      <w:r w:rsidR="0059178C" w:rsidRPr="00865F79">
        <w:rPr>
          <w:rFonts w:ascii="Times New Roman" w:hAnsi="Times New Roman" w:cs="Times New Roman"/>
        </w:rPr>
        <w:t>.</w:t>
      </w:r>
    </w:p>
    <w:p w14:paraId="23E2BE84" w14:textId="639E2E14" w:rsidR="0059178C" w:rsidRDefault="0059178C" w:rsidP="00F448DD">
      <w:pPr>
        <w:spacing w:line="240" w:lineRule="auto"/>
        <w:ind w:firstLine="720"/>
        <w:contextualSpacing/>
        <w:rPr>
          <w:rFonts w:asciiTheme="majorBidi" w:hAnsiTheme="majorBidi" w:cstheme="majorBidi"/>
        </w:rPr>
      </w:pPr>
      <w:r>
        <w:rPr>
          <w:rFonts w:asciiTheme="majorBidi" w:hAnsiTheme="majorBidi" w:cstheme="majorBidi"/>
        </w:rPr>
        <w:t>The affluence of neighborhoods is not, however, inflexible. Processes of urban revitalization and business investment can improve the conditions and wealth of low-income neighborhoods. On the other hand, low-income residents can be harmed by gentrification and rising property values, rents, and taxes</w:t>
      </w:r>
      <w:r w:rsidR="00865F79">
        <w:rPr>
          <w:rFonts w:asciiTheme="majorBidi" w:hAnsiTheme="majorBidi" w:cstheme="majorBidi"/>
        </w:rPr>
        <w:t xml:space="preserve"> (Lees et al., </w:t>
      </w:r>
      <w:r w:rsidR="00865F79" w:rsidRPr="00CE27AC">
        <w:rPr>
          <w:rFonts w:asciiTheme="majorBidi" w:hAnsiTheme="majorBidi" w:cstheme="majorBidi"/>
        </w:rPr>
        <w:t>2008</w:t>
      </w:r>
      <w:r w:rsidR="00ED107C" w:rsidRPr="00CE27AC">
        <w:rPr>
          <w:rFonts w:asciiTheme="majorBidi" w:hAnsiTheme="majorBidi" w:cstheme="majorBidi"/>
        </w:rPr>
        <w:t>, p.</w:t>
      </w:r>
      <w:r w:rsidR="00CE27AC" w:rsidRPr="00CE27AC">
        <w:rPr>
          <w:rFonts w:asciiTheme="majorBidi" w:hAnsiTheme="majorBidi" w:cstheme="majorBidi"/>
        </w:rPr>
        <w:t xml:space="preserve"> 196</w:t>
      </w:r>
      <w:r w:rsidR="00865F79">
        <w:rPr>
          <w:rFonts w:asciiTheme="majorBidi" w:hAnsiTheme="majorBidi" w:cstheme="majorBidi"/>
        </w:rPr>
        <w:t>)</w:t>
      </w:r>
      <w:r>
        <w:rPr>
          <w:rFonts w:asciiTheme="majorBidi" w:hAnsiTheme="majorBidi" w:cstheme="majorBidi"/>
        </w:rPr>
        <w:t xml:space="preserve">. </w:t>
      </w:r>
      <w:r w:rsidR="007948BE">
        <w:rPr>
          <w:rFonts w:asciiTheme="majorBidi" w:hAnsiTheme="majorBidi" w:cstheme="majorBidi"/>
        </w:rPr>
        <w:t xml:space="preserve">These changes in wealth also produce changes in the urban environment of neighborhoods – as they increase of decrease in </w:t>
      </w:r>
      <w:r w:rsidR="007948BE">
        <w:rPr>
          <w:rFonts w:asciiTheme="majorBidi" w:hAnsiTheme="majorBidi" w:cstheme="majorBidi"/>
        </w:rPr>
        <w:lastRenderedPageBreak/>
        <w:t>wealth. Gentrification often involves the process of rebuilding or restoring old homes and buildings, updating and sometimes creating a distinct visual appearance of the area</w:t>
      </w:r>
      <w:r w:rsidR="00ED107C">
        <w:rPr>
          <w:rFonts w:asciiTheme="majorBidi" w:hAnsiTheme="majorBidi" w:cstheme="majorBidi"/>
        </w:rPr>
        <w:t xml:space="preserve"> (Lees et. al., 2008, pp. 16-17)</w:t>
      </w:r>
      <w:r w:rsidR="007948BE">
        <w:rPr>
          <w:rFonts w:asciiTheme="majorBidi" w:hAnsiTheme="majorBidi" w:cstheme="majorBidi"/>
        </w:rPr>
        <w:t xml:space="preserve">. </w:t>
      </w:r>
    </w:p>
    <w:p w14:paraId="5C80CB43" w14:textId="77777777" w:rsidR="00F448DD" w:rsidRDefault="007948BE" w:rsidP="00F448DD">
      <w:pPr>
        <w:spacing w:line="240" w:lineRule="auto"/>
        <w:contextualSpacing/>
        <w:rPr>
          <w:rFonts w:asciiTheme="majorBidi" w:hAnsiTheme="majorBidi" w:cstheme="majorBidi"/>
        </w:rPr>
      </w:pPr>
      <w:r>
        <w:rPr>
          <w:rFonts w:asciiTheme="majorBidi" w:hAnsiTheme="majorBidi" w:cstheme="majorBidi"/>
        </w:rPr>
        <w:tab/>
        <w:t xml:space="preserve">Studies of gentrification typically focus on theoretically abstract or invisible factors, </w:t>
      </w:r>
      <w:r w:rsidR="006327CF">
        <w:rPr>
          <w:rFonts w:asciiTheme="majorBidi" w:hAnsiTheme="majorBidi" w:cstheme="majorBidi"/>
        </w:rPr>
        <w:t>such as</w:t>
      </w:r>
      <w:r>
        <w:rPr>
          <w:rFonts w:asciiTheme="majorBidi" w:hAnsiTheme="majorBidi" w:cstheme="majorBidi"/>
        </w:rPr>
        <w:t xml:space="preserve"> wealth, income, home value, race, </w:t>
      </w:r>
      <w:r w:rsidR="006327CF">
        <w:rPr>
          <w:rFonts w:asciiTheme="majorBidi" w:hAnsiTheme="majorBidi" w:cstheme="majorBidi"/>
        </w:rPr>
        <w:t>and occupation.</w:t>
      </w:r>
      <w:r>
        <w:rPr>
          <w:rFonts w:asciiTheme="majorBidi" w:hAnsiTheme="majorBidi" w:cstheme="majorBidi"/>
        </w:rPr>
        <w:t xml:space="preserve"> </w:t>
      </w:r>
      <w:r w:rsidR="006327CF">
        <w:rPr>
          <w:rFonts w:asciiTheme="majorBidi" w:hAnsiTheme="majorBidi" w:cstheme="majorBidi"/>
        </w:rPr>
        <w:t>However, little existing reach focuses on the changing physical characteristics of neighborhoods in a systematic way. This gap in the literature opens questions about how changing wealth in an area, through processes like gentrification or desertion, impacts the physical environment that people live in.</w:t>
      </w:r>
    </w:p>
    <w:p w14:paraId="1F76730D" w14:textId="09B0BE4A" w:rsidR="00C11DA1" w:rsidRDefault="006327CF" w:rsidP="00F448DD">
      <w:pPr>
        <w:spacing w:line="240" w:lineRule="auto"/>
        <w:contextualSpacing/>
        <w:rPr>
          <w:rFonts w:asciiTheme="majorBidi" w:hAnsiTheme="majorBidi" w:cstheme="majorBidi"/>
        </w:rPr>
      </w:pPr>
      <w:r>
        <w:rPr>
          <w:rFonts w:asciiTheme="majorBidi" w:hAnsiTheme="majorBidi" w:cstheme="majorBidi"/>
        </w:rPr>
        <w:tab/>
        <w:t xml:space="preserve">The physical environment is an extremely important topic of research: while measures of income, wealth, and race supply important information about some aspects of inequality, they provide little information about the spatial realities of the subjects being studied. While some generalization can be made, knowing the changes in income of a specific census tract doesn’t provide any solid information about </w:t>
      </w:r>
      <w:r>
        <w:rPr>
          <w:rFonts w:asciiTheme="majorBidi" w:hAnsiTheme="majorBidi" w:cstheme="majorBidi"/>
          <w:i/>
          <w:iCs/>
        </w:rPr>
        <w:t>what it’s like to live there</w:t>
      </w:r>
      <w:r>
        <w:rPr>
          <w:rFonts w:asciiTheme="majorBidi" w:hAnsiTheme="majorBidi" w:cstheme="majorBidi"/>
        </w:rPr>
        <w:t>. This kind of contextual information and real-life relevance is the goal of my analysis here. Additionally, because case studies emphasize the relationship of phenomena like gentrification with changes to the physical environment, measures of those physical aspects may be able to assist in identifying areas undergoing changes in wealth and home value</w:t>
      </w:r>
      <w:r w:rsidR="00ED107C">
        <w:rPr>
          <w:rFonts w:asciiTheme="majorBidi" w:hAnsiTheme="majorBidi" w:cstheme="majorBidi"/>
        </w:rPr>
        <w:t xml:space="preserve"> (Lees et. al., 2008, pp. 10-30)</w:t>
      </w:r>
      <w:r>
        <w:rPr>
          <w:rFonts w:asciiTheme="majorBidi" w:hAnsiTheme="majorBidi" w:cstheme="majorBidi"/>
        </w:rPr>
        <w:t xml:space="preserve">. </w:t>
      </w:r>
    </w:p>
    <w:p w14:paraId="33FD87DE" w14:textId="63CF8B85" w:rsidR="006327CF" w:rsidRDefault="006327CF" w:rsidP="00F448DD">
      <w:pPr>
        <w:spacing w:line="240" w:lineRule="auto"/>
        <w:contextualSpacing/>
        <w:rPr>
          <w:rFonts w:asciiTheme="majorBidi" w:hAnsiTheme="majorBidi" w:cstheme="majorBidi"/>
        </w:rPr>
      </w:pPr>
      <w:r>
        <w:rPr>
          <w:rFonts w:asciiTheme="majorBidi" w:hAnsiTheme="majorBidi" w:cstheme="majorBidi"/>
        </w:rPr>
        <w:tab/>
        <w:t>These questions of experience of physical environments invites the use of remotely sensed data (i.e. data products of satellite sensors). Remote sensing directly offers data about physical environments of neighborhoods at a wide scale, without losing detail. Alternative methods of collecting information about physical environments, such as qualitative analysis</w:t>
      </w:r>
      <w:r w:rsidR="00CD23E9">
        <w:rPr>
          <w:rFonts w:asciiTheme="majorBidi" w:hAnsiTheme="majorBidi" w:cstheme="majorBidi"/>
        </w:rPr>
        <w:t xml:space="preserve"> or survey methods are restricted in their scope by expense, access, and time. While the “birds-eye-view” offered by remote sensing is hardly an accurate depiction of an individual’s perception of their urban environment, the data may offer important clues to patterns in changes of neighborhood environments. </w:t>
      </w:r>
      <w:r>
        <w:rPr>
          <w:rFonts w:asciiTheme="majorBidi" w:hAnsiTheme="majorBidi" w:cstheme="majorBidi"/>
        </w:rPr>
        <w:t xml:space="preserve"> </w:t>
      </w:r>
    </w:p>
    <w:p w14:paraId="01E08D98" w14:textId="77777777" w:rsidR="00CD23E9" w:rsidRDefault="00CD23E9" w:rsidP="00F448DD">
      <w:pPr>
        <w:spacing w:line="240" w:lineRule="auto"/>
        <w:contextualSpacing/>
        <w:rPr>
          <w:rFonts w:asciiTheme="majorBidi" w:hAnsiTheme="majorBidi" w:cstheme="majorBidi"/>
        </w:rPr>
      </w:pPr>
    </w:p>
    <w:p w14:paraId="3149316C" w14:textId="0462597E" w:rsidR="00CD23E9" w:rsidRPr="00B804BF" w:rsidRDefault="00CD23E9" w:rsidP="00F448DD">
      <w:pPr>
        <w:spacing w:line="240" w:lineRule="auto"/>
        <w:contextualSpacing/>
        <w:rPr>
          <w:rFonts w:asciiTheme="majorBidi" w:hAnsiTheme="majorBidi" w:cstheme="majorBidi"/>
          <w:b/>
          <w:bCs/>
        </w:rPr>
      </w:pPr>
      <w:r w:rsidRPr="00B804BF">
        <w:rPr>
          <w:rFonts w:asciiTheme="majorBidi" w:hAnsiTheme="majorBidi" w:cstheme="majorBidi"/>
          <w:b/>
          <w:bCs/>
        </w:rPr>
        <w:t>Literature Review</w:t>
      </w:r>
    </w:p>
    <w:p w14:paraId="5BC9EB90" w14:textId="61C23142" w:rsidR="00B804BF" w:rsidRDefault="00985745" w:rsidP="00F448DD">
      <w:pPr>
        <w:spacing w:line="240" w:lineRule="auto"/>
        <w:ind w:firstLine="720"/>
        <w:contextualSpacing/>
        <w:rPr>
          <w:rFonts w:asciiTheme="majorBidi" w:hAnsiTheme="majorBidi" w:cstheme="majorBidi"/>
        </w:rPr>
      </w:pPr>
      <w:r>
        <w:rPr>
          <w:rFonts w:asciiTheme="majorBidi" w:hAnsiTheme="majorBidi" w:cstheme="majorBidi"/>
        </w:rPr>
        <w:t>Remote sensing and computer vision literature provide substantial evidence for relationships between spatial distributions of wealth and physical characteristics of the areas. A study in Lisbon, Portugal using remotely sensed data to produce vegetation indices found that proximity to urban forests and other green spaces corresponded to statistically significant increases in dwelling cost (</w:t>
      </w:r>
      <w:r w:rsidR="00ED107C" w:rsidRPr="00ED107C">
        <w:rPr>
          <w:rFonts w:asciiTheme="majorBidi" w:hAnsiTheme="majorBidi" w:cstheme="majorBidi"/>
        </w:rPr>
        <w:t>Franco &amp; Macdonald, 2018</w:t>
      </w:r>
      <w:r w:rsidR="00ED107C">
        <w:rPr>
          <w:rFonts w:asciiTheme="majorBidi" w:hAnsiTheme="majorBidi" w:cstheme="majorBidi"/>
        </w:rPr>
        <w:t>, pp. 164-169</w:t>
      </w:r>
      <w:r>
        <w:rPr>
          <w:rFonts w:asciiTheme="majorBidi" w:hAnsiTheme="majorBidi" w:cstheme="majorBidi"/>
        </w:rPr>
        <w:t xml:space="preserve">). The increase in dwelling cost was more pronounced for larger areas of vegetation, and for </w:t>
      </w:r>
      <w:r w:rsidR="00642F3D">
        <w:rPr>
          <w:rFonts w:asciiTheme="majorBidi" w:hAnsiTheme="majorBidi" w:cstheme="majorBidi"/>
        </w:rPr>
        <w:t>more densely green (as opposed to sparser) spaces (</w:t>
      </w:r>
      <w:r w:rsidR="00ED107C" w:rsidRPr="00ED107C">
        <w:rPr>
          <w:rFonts w:asciiTheme="majorBidi" w:hAnsiTheme="majorBidi" w:cstheme="majorBidi"/>
        </w:rPr>
        <w:t>Franco &amp; Macdonald, 2018</w:t>
      </w:r>
      <w:r w:rsidR="00ED107C">
        <w:rPr>
          <w:rFonts w:asciiTheme="majorBidi" w:hAnsiTheme="majorBidi" w:cstheme="majorBidi"/>
        </w:rPr>
        <w:t>, pp. 1</w:t>
      </w:r>
      <w:r w:rsidR="00ED107C">
        <w:rPr>
          <w:rFonts w:asciiTheme="majorBidi" w:hAnsiTheme="majorBidi" w:cstheme="majorBidi"/>
        </w:rPr>
        <w:t>56, 168</w:t>
      </w:r>
      <w:r w:rsidR="00642F3D">
        <w:rPr>
          <w:rFonts w:asciiTheme="majorBidi" w:hAnsiTheme="majorBidi" w:cstheme="majorBidi"/>
        </w:rPr>
        <w:t xml:space="preserve">). This evidence suggests that access and exposure to green space is a desirable factor in individuals’ decisions about where to live. </w:t>
      </w:r>
    </w:p>
    <w:p w14:paraId="0A70E901" w14:textId="6B241393" w:rsidR="00642F3D" w:rsidRDefault="00642F3D" w:rsidP="00F448DD">
      <w:pPr>
        <w:spacing w:line="240" w:lineRule="auto"/>
        <w:ind w:firstLine="720"/>
        <w:contextualSpacing/>
        <w:rPr>
          <w:rFonts w:asciiTheme="majorBidi" w:hAnsiTheme="majorBidi" w:cstheme="majorBidi"/>
        </w:rPr>
      </w:pPr>
      <w:r>
        <w:rPr>
          <w:rFonts w:asciiTheme="majorBidi" w:hAnsiTheme="majorBidi" w:cstheme="majorBidi"/>
        </w:rPr>
        <w:t>Additional research examining Wuhan, China, finds that physical characteristics, like vegetation coverage and thermal heat islands</w:t>
      </w:r>
      <w:r w:rsidR="00541A32">
        <w:rPr>
          <w:rFonts w:asciiTheme="majorBidi" w:hAnsiTheme="majorBidi" w:cstheme="majorBidi"/>
        </w:rPr>
        <w:t>, produce significant impacts on the housing prices. The research uses remotely sensed Landsat data to quantify negative physical environmental factors (high heat and low vegetation coverage). This data, compared with housing price data, provides strong evidence for the spatial impacts of physical “urban disservices” on wealth distribution, but does not examine changes to housing costs over time</w:t>
      </w:r>
      <w:r w:rsidR="00ED107C">
        <w:rPr>
          <w:rFonts w:asciiTheme="majorBidi" w:hAnsiTheme="majorBidi" w:cstheme="majorBidi"/>
        </w:rPr>
        <w:t xml:space="preserve"> </w:t>
      </w:r>
      <w:r w:rsidR="00541A32">
        <w:rPr>
          <w:rFonts w:asciiTheme="majorBidi" w:hAnsiTheme="majorBidi" w:cstheme="majorBidi"/>
        </w:rPr>
        <w:t>(</w:t>
      </w:r>
      <w:r w:rsidR="00ED107C" w:rsidRPr="00ED107C">
        <w:rPr>
          <w:rFonts w:asciiTheme="majorBidi" w:hAnsiTheme="majorBidi" w:cstheme="majorBidi"/>
        </w:rPr>
        <w:t>Jiao et al., 2017</w:t>
      </w:r>
      <w:r w:rsidR="00ED107C">
        <w:rPr>
          <w:rFonts w:asciiTheme="majorBidi" w:hAnsiTheme="majorBidi" w:cstheme="majorBidi"/>
        </w:rPr>
        <w:t>, pp. 28-31</w:t>
      </w:r>
      <w:r w:rsidR="00541A32">
        <w:rPr>
          <w:rFonts w:asciiTheme="majorBidi" w:hAnsiTheme="majorBidi" w:cstheme="majorBidi"/>
        </w:rPr>
        <w:t>). Similar analysis from Shanghai modeling housing prices with urban environmental characteristics support these findings, demonstrating regional positive impacts on home price from vegetation cover and proximity to bodies of water</w:t>
      </w:r>
      <w:r w:rsidR="00ED107C">
        <w:rPr>
          <w:rFonts w:asciiTheme="majorBidi" w:hAnsiTheme="majorBidi" w:cstheme="majorBidi"/>
        </w:rPr>
        <w:t xml:space="preserve"> (</w:t>
      </w:r>
      <w:r w:rsidR="00ED107C" w:rsidRPr="00ED107C">
        <w:rPr>
          <w:rFonts w:asciiTheme="majorBidi" w:hAnsiTheme="majorBidi" w:cstheme="majorBidi"/>
        </w:rPr>
        <w:t>Chen et al., 2020</w:t>
      </w:r>
      <w:r w:rsidR="00ED107C">
        <w:rPr>
          <w:rFonts w:asciiTheme="majorBidi" w:hAnsiTheme="majorBidi" w:cstheme="majorBidi"/>
        </w:rPr>
        <w:t>, pp. 17-23)</w:t>
      </w:r>
      <w:r w:rsidR="00541A32">
        <w:rPr>
          <w:rFonts w:asciiTheme="majorBidi" w:hAnsiTheme="majorBidi" w:cstheme="majorBidi"/>
        </w:rPr>
        <w:t>.</w:t>
      </w:r>
    </w:p>
    <w:p w14:paraId="5EEEB7EB" w14:textId="250602BF" w:rsidR="00541A32" w:rsidRPr="00541A32" w:rsidRDefault="00541A32" w:rsidP="00F448DD">
      <w:pPr>
        <w:spacing w:line="240" w:lineRule="auto"/>
        <w:ind w:firstLine="720"/>
        <w:contextualSpacing/>
        <w:rPr>
          <w:rFonts w:asciiTheme="majorBidi" w:hAnsiTheme="majorBidi" w:cstheme="majorBidi"/>
        </w:rPr>
      </w:pPr>
      <w:r w:rsidRPr="00541A32">
        <w:rPr>
          <w:rFonts w:asciiTheme="majorBidi" w:hAnsiTheme="majorBidi" w:cstheme="majorBidi"/>
        </w:rPr>
        <w:t>Non-remote sensing approaches</w:t>
      </w:r>
      <w:r>
        <w:rPr>
          <w:rFonts w:asciiTheme="majorBidi" w:hAnsiTheme="majorBidi" w:cstheme="majorBidi"/>
        </w:rPr>
        <w:t xml:space="preserve"> likewise provide evidence for the impacts of local environmental factors. Analysis of Google Street View images </w:t>
      </w:r>
      <w:r w:rsidR="007F447A">
        <w:rPr>
          <w:rFonts w:asciiTheme="majorBidi" w:hAnsiTheme="majorBidi" w:cstheme="majorBidi"/>
        </w:rPr>
        <w:t xml:space="preserve">with neural networks to extract </w:t>
      </w:r>
      <w:r w:rsidR="007F447A">
        <w:rPr>
          <w:rFonts w:asciiTheme="majorBidi" w:hAnsiTheme="majorBidi" w:cstheme="majorBidi"/>
        </w:rPr>
        <w:lastRenderedPageBreak/>
        <w:t>visual features incorporates human-level perception of physical characteristics at an extremely local level. This analysis draws in remotely sensed data to produce more accurate housing price models in the London area. The authors find that Google Street View images provide significant predictive ability in estimating housing prices, suggesting that approaches to wealth assessment using physical characteristics of neighborhood environments may be a fruitful approach (Law</w:t>
      </w:r>
      <w:r w:rsidR="00ED107C">
        <w:rPr>
          <w:rFonts w:asciiTheme="majorBidi" w:hAnsiTheme="majorBidi" w:cstheme="majorBidi"/>
        </w:rPr>
        <w:t xml:space="preserve"> et. al.</w:t>
      </w:r>
      <w:r w:rsidR="007F447A">
        <w:rPr>
          <w:rFonts w:asciiTheme="majorBidi" w:hAnsiTheme="majorBidi" w:cstheme="majorBidi"/>
        </w:rPr>
        <w:t>,</w:t>
      </w:r>
      <w:r w:rsidR="00ED107C">
        <w:rPr>
          <w:rFonts w:asciiTheme="majorBidi" w:hAnsiTheme="majorBidi" w:cstheme="majorBidi"/>
        </w:rPr>
        <w:t xml:space="preserve"> 2019, pp. 2-5, 7-8</w:t>
      </w:r>
      <w:r w:rsidR="007F447A">
        <w:rPr>
          <w:rFonts w:asciiTheme="majorBidi" w:hAnsiTheme="majorBidi" w:cstheme="majorBidi"/>
        </w:rPr>
        <w:t>)</w:t>
      </w:r>
      <w:r w:rsidR="00ED107C">
        <w:rPr>
          <w:rFonts w:asciiTheme="majorBidi" w:hAnsiTheme="majorBidi" w:cstheme="majorBidi"/>
        </w:rPr>
        <w:t>.</w:t>
      </w:r>
      <w:r w:rsidR="007F447A">
        <w:rPr>
          <w:rFonts w:asciiTheme="majorBidi" w:hAnsiTheme="majorBidi" w:cstheme="majorBidi"/>
        </w:rPr>
        <w:t xml:space="preserve"> </w:t>
      </w:r>
    </w:p>
    <w:p w14:paraId="6E5D6EBD" w14:textId="37069421" w:rsidR="00642F3D" w:rsidRDefault="007F447A" w:rsidP="00F448DD">
      <w:pPr>
        <w:spacing w:line="240" w:lineRule="auto"/>
        <w:ind w:firstLine="720"/>
        <w:contextualSpacing/>
        <w:rPr>
          <w:rFonts w:asciiTheme="majorBidi" w:hAnsiTheme="majorBidi" w:cstheme="majorBidi"/>
        </w:rPr>
      </w:pPr>
      <w:r>
        <w:rPr>
          <w:rFonts w:asciiTheme="majorBidi" w:hAnsiTheme="majorBidi" w:cstheme="majorBidi"/>
        </w:rPr>
        <w:t xml:space="preserve">Nighttime lights has also been used as an indicator of areal wealth. Using capital cities of Chinese provinces, Li et al. predict housing prices at the city-scale using </w:t>
      </w:r>
      <w:r w:rsidR="005B4646">
        <w:rPr>
          <w:rFonts w:asciiTheme="majorBidi" w:hAnsiTheme="majorBidi" w:cstheme="majorBidi"/>
        </w:rPr>
        <w:t xml:space="preserve">existing </w:t>
      </w:r>
      <w:r>
        <w:rPr>
          <w:rFonts w:asciiTheme="majorBidi" w:hAnsiTheme="majorBidi" w:cstheme="majorBidi"/>
        </w:rPr>
        <w:t>remotely sensed time-series nighttime light (</w:t>
      </w:r>
      <w:r w:rsidR="00642F3D">
        <w:rPr>
          <w:rFonts w:asciiTheme="majorBidi" w:hAnsiTheme="majorBidi" w:cstheme="majorBidi"/>
        </w:rPr>
        <w:t>NTL</w:t>
      </w:r>
      <w:r>
        <w:rPr>
          <w:rFonts w:asciiTheme="majorBidi" w:hAnsiTheme="majorBidi" w:cstheme="majorBidi"/>
        </w:rPr>
        <w:t>) data</w:t>
      </w:r>
      <w:r w:rsidR="005B4646">
        <w:rPr>
          <w:rFonts w:asciiTheme="majorBidi" w:hAnsiTheme="majorBidi" w:cstheme="majorBidi"/>
        </w:rPr>
        <w:t xml:space="preserve"> to estimate NTL values for more recent years. These estimated NTL values are found to be predictive of housing prices, aggregated by city (</w:t>
      </w:r>
      <w:r w:rsidR="00ED107C" w:rsidRPr="00ED107C">
        <w:rPr>
          <w:rFonts w:asciiTheme="majorBidi" w:hAnsiTheme="majorBidi" w:cstheme="majorBidi"/>
        </w:rPr>
        <w:t>Li et al., 2020</w:t>
      </w:r>
      <w:r w:rsidR="00ED107C">
        <w:rPr>
          <w:rFonts w:asciiTheme="majorBidi" w:hAnsiTheme="majorBidi" w:cstheme="majorBidi"/>
        </w:rPr>
        <w:t>, pp. 8, 10-18</w:t>
      </w:r>
      <w:r w:rsidR="005B4646">
        <w:rPr>
          <w:rFonts w:asciiTheme="majorBidi" w:hAnsiTheme="majorBidi" w:cstheme="majorBidi"/>
        </w:rPr>
        <w:t>). This study employs an extremely large scale: the smallest city examined covers 6988 square kilometers, but provides support for the use of NTL as an indicator of physical environments with a connection to housing and wealth</w:t>
      </w:r>
      <w:r w:rsidR="00ED107C">
        <w:rPr>
          <w:rFonts w:asciiTheme="majorBidi" w:hAnsiTheme="majorBidi" w:cstheme="majorBidi"/>
        </w:rPr>
        <w:t xml:space="preserve"> (</w:t>
      </w:r>
      <w:r w:rsidR="00ED107C" w:rsidRPr="00ED107C">
        <w:rPr>
          <w:rFonts w:asciiTheme="majorBidi" w:hAnsiTheme="majorBidi" w:cstheme="majorBidi"/>
        </w:rPr>
        <w:t>Li et al., 2020</w:t>
      </w:r>
      <w:r w:rsidR="00ED107C">
        <w:rPr>
          <w:rFonts w:asciiTheme="majorBidi" w:hAnsiTheme="majorBidi" w:cstheme="majorBidi"/>
        </w:rPr>
        <w:t>, p. 8)</w:t>
      </w:r>
      <w:r w:rsidR="005B4646">
        <w:rPr>
          <w:rFonts w:asciiTheme="majorBidi" w:hAnsiTheme="majorBidi" w:cstheme="majorBidi"/>
        </w:rPr>
        <w:t xml:space="preserve">.  </w:t>
      </w:r>
    </w:p>
    <w:p w14:paraId="21137A82" w14:textId="646EE24A" w:rsidR="00541A32" w:rsidRDefault="005A5AB3" w:rsidP="00F448DD">
      <w:pPr>
        <w:spacing w:line="240" w:lineRule="auto"/>
        <w:ind w:firstLine="720"/>
        <w:contextualSpacing/>
        <w:rPr>
          <w:rFonts w:asciiTheme="majorBidi" w:hAnsiTheme="majorBidi" w:cstheme="majorBidi"/>
        </w:rPr>
      </w:pPr>
      <w:r>
        <w:rPr>
          <w:rFonts w:asciiTheme="majorBidi" w:hAnsiTheme="majorBidi" w:cstheme="majorBidi"/>
        </w:rPr>
        <w:t xml:space="preserve">Other remote sensing measures, including Normalized </w:t>
      </w:r>
      <w:r w:rsidR="00ED107C">
        <w:rPr>
          <w:rFonts w:asciiTheme="majorBidi" w:hAnsiTheme="majorBidi" w:cstheme="majorBidi"/>
        </w:rPr>
        <w:t>Difference</w:t>
      </w:r>
      <w:r>
        <w:rPr>
          <w:rFonts w:asciiTheme="majorBidi" w:hAnsiTheme="majorBidi" w:cstheme="majorBidi"/>
        </w:rPr>
        <w:t xml:space="preserve"> Built-up Index and the Built-Up Index are used in research employing Landsat data to estimate urbanization and its impact on housing prices. Urbanization is demonstrated to have a positive effect on housing prices at the district level </w:t>
      </w:r>
      <w:r w:rsidR="007253B6">
        <w:rPr>
          <w:rFonts w:asciiTheme="majorBidi" w:hAnsiTheme="majorBidi" w:cstheme="majorBidi"/>
        </w:rPr>
        <w:t>(</w:t>
      </w:r>
      <w:r w:rsidR="00970757" w:rsidRPr="00970757">
        <w:rPr>
          <w:rFonts w:asciiTheme="majorBidi" w:hAnsiTheme="majorBidi" w:cstheme="majorBidi"/>
        </w:rPr>
        <w:t xml:space="preserve">Long &amp; </w:t>
      </w:r>
      <w:proofErr w:type="spellStart"/>
      <w:r w:rsidR="00970757" w:rsidRPr="00970757">
        <w:rPr>
          <w:rFonts w:asciiTheme="majorBidi" w:hAnsiTheme="majorBidi" w:cstheme="majorBidi"/>
        </w:rPr>
        <w:t>Trung-Kien</w:t>
      </w:r>
      <w:proofErr w:type="spellEnd"/>
      <w:r w:rsidR="00970757" w:rsidRPr="00970757">
        <w:rPr>
          <w:rFonts w:asciiTheme="majorBidi" w:hAnsiTheme="majorBidi" w:cstheme="majorBidi"/>
        </w:rPr>
        <w:t>, 2024</w:t>
      </w:r>
      <w:r w:rsidR="00970757">
        <w:rPr>
          <w:rFonts w:asciiTheme="majorBidi" w:hAnsiTheme="majorBidi" w:cstheme="majorBidi"/>
        </w:rPr>
        <w:t>, p. 1</w:t>
      </w:r>
      <w:r w:rsidR="007253B6">
        <w:rPr>
          <w:rFonts w:asciiTheme="majorBidi" w:hAnsiTheme="majorBidi" w:cstheme="majorBidi"/>
        </w:rPr>
        <w:t xml:space="preserve">). In general, existing remote sensing research employing physical environmental characteristics perform analysis on a large scale, providing no insights into neighborhood-level patterns. Additionally, the limited use of temporal data across the literature prevents causal analysis of changes to housing prices, a major gap in the literature, and an opportunity for further research. </w:t>
      </w:r>
    </w:p>
    <w:p w14:paraId="7410955F" w14:textId="77777777" w:rsidR="00F448DD" w:rsidRDefault="00F448DD" w:rsidP="00F448DD">
      <w:pPr>
        <w:spacing w:line="240" w:lineRule="auto"/>
        <w:contextualSpacing/>
        <w:rPr>
          <w:rFonts w:asciiTheme="majorBidi" w:hAnsiTheme="majorBidi" w:cstheme="majorBidi"/>
          <w:b/>
          <w:bCs/>
        </w:rPr>
      </w:pPr>
    </w:p>
    <w:p w14:paraId="5DF7AE23" w14:textId="4587568F" w:rsidR="006327CF" w:rsidRPr="00B804BF" w:rsidRDefault="001506CF" w:rsidP="00F448DD">
      <w:pPr>
        <w:spacing w:line="240" w:lineRule="auto"/>
        <w:contextualSpacing/>
        <w:rPr>
          <w:rFonts w:asciiTheme="majorBidi" w:hAnsiTheme="majorBidi" w:cstheme="majorBidi"/>
          <w:b/>
          <w:bCs/>
        </w:rPr>
      </w:pPr>
      <w:r w:rsidRPr="00B804BF">
        <w:rPr>
          <w:rFonts w:asciiTheme="majorBidi" w:hAnsiTheme="majorBidi" w:cstheme="majorBidi"/>
          <w:b/>
          <w:bCs/>
        </w:rPr>
        <w:t>Methods</w:t>
      </w:r>
    </w:p>
    <w:p w14:paraId="68606AEC" w14:textId="7A421310" w:rsidR="001506CF" w:rsidRDefault="001506CF" w:rsidP="00F448DD">
      <w:pPr>
        <w:spacing w:line="240" w:lineRule="auto"/>
        <w:ind w:firstLine="720"/>
        <w:contextualSpacing/>
        <w:rPr>
          <w:rFonts w:asciiTheme="majorBidi" w:hAnsiTheme="majorBidi" w:cstheme="majorBidi"/>
        </w:rPr>
      </w:pPr>
      <w:r>
        <w:rPr>
          <w:rFonts w:asciiTheme="majorBidi" w:hAnsiTheme="majorBidi" w:cstheme="majorBidi"/>
        </w:rPr>
        <w:t xml:space="preserve">In order to identify any relationships between neighborhood changes in wealth and subsequent changes to the physical environment, I required satellite and demographic/income data over a large period of time. While simply isolating relationships </w:t>
      </w:r>
      <w:r w:rsidR="00861D76">
        <w:rPr>
          <w:rFonts w:asciiTheme="majorBidi" w:hAnsiTheme="majorBidi" w:cstheme="majorBidi"/>
        </w:rPr>
        <w:t>between physical characteristics and areal wealth can be done with a single time slice, measuring changes over time requires a greater temporal scope, and much more involved analysis.</w:t>
      </w:r>
    </w:p>
    <w:p w14:paraId="1F3F0D7C" w14:textId="7ED509DF" w:rsidR="00861D76" w:rsidRDefault="00861D76" w:rsidP="00F448DD">
      <w:pPr>
        <w:spacing w:line="240" w:lineRule="auto"/>
        <w:ind w:firstLine="720"/>
        <w:contextualSpacing/>
        <w:rPr>
          <w:rFonts w:asciiTheme="majorBidi" w:hAnsiTheme="majorBidi" w:cstheme="majorBidi"/>
        </w:rPr>
      </w:pPr>
      <w:r>
        <w:rPr>
          <w:rFonts w:asciiTheme="majorBidi" w:hAnsiTheme="majorBidi" w:cstheme="majorBidi"/>
        </w:rPr>
        <w:t xml:space="preserve">In the sections that follow, I first discuss the operationalization of the variables used in this study, then explain the process of scope and case selection, before turning to the sources of data that I used. Finally, I provide a narrative of the analysis operations that I performed and provide replication code. </w:t>
      </w:r>
    </w:p>
    <w:p w14:paraId="55219F25" w14:textId="77777777" w:rsidR="00F448DD" w:rsidRDefault="00F448DD" w:rsidP="00F448DD">
      <w:pPr>
        <w:spacing w:line="240" w:lineRule="auto"/>
        <w:contextualSpacing/>
        <w:rPr>
          <w:rFonts w:asciiTheme="majorBidi" w:hAnsiTheme="majorBidi" w:cstheme="majorBidi"/>
          <w:i/>
          <w:iCs/>
        </w:rPr>
      </w:pPr>
    </w:p>
    <w:p w14:paraId="2A7D2272" w14:textId="6E8A9276" w:rsidR="001506CF" w:rsidRDefault="001506CF" w:rsidP="00F448DD">
      <w:pPr>
        <w:spacing w:line="240" w:lineRule="auto"/>
        <w:contextualSpacing/>
        <w:rPr>
          <w:rFonts w:asciiTheme="majorBidi" w:hAnsiTheme="majorBidi" w:cstheme="majorBidi"/>
          <w:i/>
          <w:iCs/>
        </w:rPr>
      </w:pPr>
      <w:r>
        <w:rPr>
          <w:rFonts w:asciiTheme="majorBidi" w:hAnsiTheme="majorBidi" w:cstheme="majorBidi"/>
          <w:i/>
          <w:iCs/>
        </w:rPr>
        <w:t>Operationalization</w:t>
      </w:r>
    </w:p>
    <w:p w14:paraId="722BE4CE" w14:textId="7B97C55C" w:rsidR="00861D76" w:rsidRDefault="00861D76" w:rsidP="00F448DD">
      <w:pPr>
        <w:spacing w:line="240" w:lineRule="auto"/>
        <w:ind w:firstLine="720"/>
        <w:contextualSpacing/>
        <w:rPr>
          <w:rFonts w:asciiTheme="majorBidi" w:hAnsiTheme="majorBidi" w:cstheme="majorBidi"/>
        </w:rPr>
      </w:pPr>
      <w:r>
        <w:rPr>
          <w:rFonts w:asciiTheme="majorBidi" w:hAnsiTheme="majorBidi" w:cstheme="majorBidi"/>
        </w:rPr>
        <w:t xml:space="preserve">The independent variable is the level of wealth in a given neighborhood. The best source of current and historical data </w:t>
      </w:r>
      <w:r w:rsidR="0011206B">
        <w:rPr>
          <w:rFonts w:asciiTheme="majorBidi" w:hAnsiTheme="majorBidi" w:cstheme="majorBidi"/>
        </w:rPr>
        <w:t>demographic and housing information comes from the U.S. Census Bureau, which offers Decennial Census data and American Community Survey Data aggregated for areas ranging in size from the block-group level to the entire nation.</w:t>
      </w:r>
    </w:p>
    <w:p w14:paraId="16B1C022" w14:textId="27A000C1" w:rsidR="00861D76" w:rsidRDefault="00861D76" w:rsidP="00F448DD">
      <w:pPr>
        <w:spacing w:line="240" w:lineRule="auto"/>
        <w:ind w:firstLine="720"/>
        <w:contextualSpacing/>
        <w:rPr>
          <w:rFonts w:asciiTheme="majorBidi" w:hAnsiTheme="majorBidi" w:cstheme="majorBidi"/>
        </w:rPr>
      </w:pPr>
      <w:r>
        <w:rPr>
          <w:rFonts w:asciiTheme="majorBidi" w:hAnsiTheme="majorBidi" w:cstheme="majorBidi"/>
        </w:rPr>
        <w:t>Research suggests that gentrification is more accurately measured by changing home values than changing income</w:t>
      </w:r>
      <w:r w:rsidR="00970757">
        <w:rPr>
          <w:rFonts w:asciiTheme="majorBidi" w:hAnsiTheme="majorBidi" w:cstheme="majorBidi"/>
        </w:rPr>
        <w:t xml:space="preserve"> (</w:t>
      </w:r>
      <w:proofErr w:type="spellStart"/>
      <w:r w:rsidR="00970757" w:rsidRPr="00970757">
        <w:rPr>
          <w:rFonts w:asciiTheme="majorBidi" w:hAnsiTheme="majorBidi" w:cstheme="majorBidi"/>
        </w:rPr>
        <w:t>Bunten</w:t>
      </w:r>
      <w:proofErr w:type="spellEnd"/>
      <w:r w:rsidR="00970757" w:rsidRPr="00970757">
        <w:rPr>
          <w:rFonts w:asciiTheme="majorBidi" w:hAnsiTheme="majorBidi" w:cstheme="majorBidi"/>
        </w:rPr>
        <w:t xml:space="preserve"> et al., 2024</w:t>
      </w:r>
      <w:r w:rsidR="00970757">
        <w:rPr>
          <w:rFonts w:asciiTheme="majorBidi" w:hAnsiTheme="majorBidi" w:cstheme="majorBidi"/>
        </w:rPr>
        <w:t>, pp. 20, 34-36</w:t>
      </w:r>
      <w:r w:rsidR="00970757" w:rsidRPr="00970757">
        <w:rPr>
          <w:rFonts w:asciiTheme="majorBidi" w:hAnsiTheme="majorBidi" w:cstheme="majorBidi"/>
        </w:rPr>
        <w:t>)</w:t>
      </w:r>
      <w:r>
        <w:rPr>
          <w:rFonts w:asciiTheme="majorBidi" w:hAnsiTheme="majorBidi" w:cstheme="majorBidi"/>
        </w:rPr>
        <w:t xml:space="preserve">. This paper assumes that other types of neighborhood change </w:t>
      </w:r>
      <w:r w:rsidR="00CD6917">
        <w:rPr>
          <w:rFonts w:asciiTheme="majorBidi" w:hAnsiTheme="majorBidi" w:cstheme="majorBidi"/>
        </w:rPr>
        <w:t xml:space="preserve">can also be measured by changing home values with </w:t>
      </w:r>
      <w:r w:rsidR="0011206B">
        <w:rPr>
          <w:rFonts w:asciiTheme="majorBidi" w:hAnsiTheme="majorBidi" w:cstheme="majorBidi"/>
        </w:rPr>
        <w:t>some level of</w:t>
      </w:r>
      <w:r w:rsidR="00CD6917">
        <w:rPr>
          <w:rFonts w:asciiTheme="majorBidi" w:hAnsiTheme="majorBidi" w:cstheme="majorBidi"/>
        </w:rPr>
        <w:t xml:space="preserve"> accuracy, </w:t>
      </w:r>
      <w:r w:rsidR="0011206B">
        <w:rPr>
          <w:rFonts w:asciiTheme="majorBidi" w:hAnsiTheme="majorBidi" w:cstheme="majorBidi"/>
        </w:rPr>
        <w:t>in addition to measures of income change</w:t>
      </w:r>
      <w:r w:rsidR="00CD6917">
        <w:rPr>
          <w:rFonts w:asciiTheme="majorBidi" w:hAnsiTheme="majorBidi" w:cstheme="majorBidi"/>
        </w:rPr>
        <w:t xml:space="preserve">. </w:t>
      </w:r>
    </w:p>
    <w:p w14:paraId="48A68718" w14:textId="148B838F" w:rsidR="00FB3858" w:rsidRDefault="00607352" w:rsidP="00F448DD">
      <w:pPr>
        <w:spacing w:line="240" w:lineRule="auto"/>
        <w:ind w:firstLine="720"/>
        <w:contextualSpacing/>
        <w:rPr>
          <w:rFonts w:asciiTheme="majorBidi" w:hAnsiTheme="majorBidi" w:cstheme="majorBidi"/>
        </w:rPr>
      </w:pPr>
      <w:r>
        <w:rPr>
          <w:rFonts w:asciiTheme="majorBidi" w:hAnsiTheme="majorBidi" w:cstheme="majorBidi"/>
        </w:rPr>
        <w:t xml:space="preserve">The dependent variable is specified as the change in physical environments. </w:t>
      </w:r>
      <w:r w:rsidR="00892149">
        <w:rPr>
          <w:rFonts w:asciiTheme="majorBidi" w:hAnsiTheme="majorBidi" w:cstheme="majorBidi"/>
        </w:rPr>
        <w:t>I chose t</w:t>
      </w:r>
      <w:r>
        <w:rPr>
          <w:rFonts w:asciiTheme="majorBidi" w:hAnsiTheme="majorBidi" w:cstheme="majorBidi"/>
        </w:rPr>
        <w:t xml:space="preserve">wo measures of physical environments: greenness/vegetation and nighttime lights. These two measures were chosen due to the accessibility of data and the correspondence to real-world experiences of urban environments. </w:t>
      </w:r>
    </w:p>
    <w:p w14:paraId="74E8E17E" w14:textId="7041C953" w:rsidR="00607352" w:rsidRDefault="00607352" w:rsidP="00F448DD">
      <w:pPr>
        <w:spacing w:line="240" w:lineRule="auto"/>
        <w:ind w:firstLine="450"/>
        <w:contextualSpacing/>
        <w:rPr>
          <w:rFonts w:asciiTheme="majorBidi" w:hAnsiTheme="majorBidi" w:cstheme="majorBidi"/>
        </w:rPr>
      </w:pPr>
      <w:r>
        <w:rPr>
          <w:rFonts w:asciiTheme="majorBidi" w:hAnsiTheme="majorBidi" w:cstheme="majorBidi"/>
        </w:rPr>
        <w:lastRenderedPageBreak/>
        <w:t xml:space="preserve">Specifically, vegetation was measured using the Normalized Difference Vegetation Index (NDVI), a calculated index that </w:t>
      </w:r>
      <w:r w:rsidR="00892149">
        <w:rPr>
          <w:rFonts w:asciiTheme="majorBidi" w:hAnsiTheme="majorBidi" w:cstheme="majorBidi"/>
        </w:rPr>
        <w:t>quantifies</w:t>
      </w:r>
      <w:r>
        <w:rPr>
          <w:rFonts w:asciiTheme="majorBidi" w:hAnsiTheme="majorBidi" w:cstheme="majorBidi"/>
        </w:rPr>
        <w:t xml:space="preserve"> the </w:t>
      </w:r>
      <w:r w:rsidR="00892149">
        <w:rPr>
          <w:rFonts w:asciiTheme="majorBidi" w:hAnsiTheme="majorBidi" w:cstheme="majorBidi"/>
        </w:rPr>
        <w:t xml:space="preserve">presence of healthy vegetation. The NDVI measures the </w:t>
      </w:r>
      <w:r>
        <w:rPr>
          <w:rFonts w:asciiTheme="majorBidi" w:hAnsiTheme="majorBidi" w:cstheme="majorBidi"/>
        </w:rPr>
        <w:t xml:space="preserve">“red edge,” or the strong increase in reflectance of healthy, photosynthesizing vegetation in the near-infrared portion of the electromagnetic spectrum between 700 and 800 nm. </w:t>
      </w:r>
      <w:r w:rsidR="00892149">
        <w:rPr>
          <w:rFonts w:asciiTheme="majorBidi" w:hAnsiTheme="majorBidi" w:cstheme="majorBidi"/>
        </w:rPr>
        <w:t>Values</w:t>
      </w:r>
      <w:r>
        <w:rPr>
          <w:rFonts w:asciiTheme="majorBidi" w:hAnsiTheme="majorBidi" w:cstheme="majorBidi"/>
        </w:rPr>
        <w:t xml:space="preserve"> of NDVI range from -1 to 1, where 1 is the maximum, 0 represents a pixel without vegetation</w:t>
      </w:r>
      <w:r w:rsidR="005F3908">
        <w:rPr>
          <w:rFonts w:asciiTheme="majorBidi" w:hAnsiTheme="majorBidi" w:cstheme="majorBidi"/>
        </w:rPr>
        <w:t>, and a negative value represents no dry land. Values for NDVI are calculated as follows:</w:t>
      </w:r>
    </w:p>
    <w:p w14:paraId="5987B2F1" w14:textId="2705B5A6" w:rsidR="005F3908" w:rsidRPr="005F3908" w:rsidRDefault="005F3908" w:rsidP="00F448DD">
      <w:pPr>
        <w:spacing w:line="240" w:lineRule="auto"/>
        <w:ind w:left="450" w:firstLine="1170"/>
        <w:contextualSpacing/>
        <w:rPr>
          <w:rFonts w:asciiTheme="majorBidi" w:hAnsiTheme="majorBidi" w:cstheme="majorBidi"/>
        </w:rPr>
      </w:pPr>
      <m:oMath>
        <m:r>
          <w:rPr>
            <w:rFonts w:ascii="Cambria Math" w:hAnsi="Cambria Math" w:cstheme="majorBidi"/>
          </w:rPr>
          <m:t xml:space="preserve">NDVI= </m:t>
        </m:r>
        <m:f>
          <m:fPr>
            <m:ctrlPr>
              <w:ins w:id="0" w:author="Broening, Alex" w:date="2024-12-10T00:30:00Z">
                <w:rPr>
                  <w:rFonts w:ascii="Cambria Math" w:hAnsi="Cambria Math" w:cstheme="majorBidi"/>
                  <w:i/>
                </w:rPr>
              </w:ins>
            </m:ctrlPr>
          </m:fPr>
          <m:num>
            <m:r>
              <w:rPr>
                <w:rFonts w:ascii="Cambria Math" w:hAnsi="Cambria Math" w:cstheme="majorBidi"/>
              </w:rPr>
              <m:t>NIR Band-Red Band</m:t>
            </m:r>
          </m:num>
          <m:den>
            <m:r>
              <w:rPr>
                <w:rFonts w:ascii="Cambria Math" w:hAnsi="Cambria Math" w:cstheme="majorBidi"/>
              </w:rPr>
              <m:t>NIR Band+Red Band</m:t>
            </m:r>
          </m:den>
        </m:f>
      </m:oMath>
      <w:r w:rsidR="00970757">
        <w:rPr>
          <w:rFonts w:asciiTheme="majorBidi" w:hAnsiTheme="majorBidi" w:cstheme="majorBidi"/>
        </w:rPr>
        <w:t xml:space="preserve">    </w:t>
      </w:r>
      <w:r w:rsidR="00970757" w:rsidRPr="00970757">
        <w:rPr>
          <w:rFonts w:asciiTheme="majorBidi" w:hAnsiTheme="majorBidi" w:cstheme="majorBidi"/>
        </w:rPr>
        <w:t>(Huang et al., 2021</w:t>
      </w:r>
      <w:r w:rsidR="00970757">
        <w:rPr>
          <w:rFonts w:asciiTheme="majorBidi" w:hAnsiTheme="majorBidi" w:cstheme="majorBidi"/>
        </w:rPr>
        <w:t>, pp. 1-3</w:t>
      </w:r>
      <w:r w:rsidR="00970757" w:rsidRPr="00970757">
        <w:rPr>
          <w:rFonts w:asciiTheme="majorBidi" w:hAnsiTheme="majorBidi" w:cstheme="majorBidi"/>
        </w:rPr>
        <w:t>)</w:t>
      </w:r>
    </w:p>
    <w:p w14:paraId="067F1A53" w14:textId="28ED2DFD" w:rsidR="00817992" w:rsidRPr="00817992" w:rsidRDefault="005F3908" w:rsidP="00F448DD">
      <w:pPr>
        <w:spacing w:line="240" w:lineRule="auto"/>
        <w:ind w:firstLine="450"/>
        <w:contextualSpacing/>
        <w:rPr>
          <w:rFonts w:asciiTheme="majorBidi" w:hAnsiTheme="majorBidi" w:cstheme="majorBidi"/>
          <w:i/>
          <w:iCs/>
        </w:rPr>
      </w:pPr>
      <w:r>
        <w:rPr>
          <w:rFonts w:asciiTheme="majorBidi" w:hAnsiTheme="majorBidi" w:cstheme="majorBidi"/>
        </w:rPr>
        <w:t>Nighttime Lights (NTL) data measures the amount of light visible in each pixel, often algorithmically altered to remove unneeded and unwanted contamination by solar and lunar reflectance. As such, NTL data is intended to show the amount of light produced by humans. Nighttime Light is not a measure of reflectance or emissivity</w:t>
      </w:r>
      <w:r w:rsidR="00970757">
        <w:rPr>
          <w:rFonts w:asciiTheme="majorBidi" w:hAnsiTheme="majorBidi" w:cstheme="majorBidi"/>
        </w:rPr>
        <w:t xml:space="preserve"> (</w:t>
      </w:r>
      <w:proofErr w:type="spellStart"/>
      <w:r w:rsidR="00970757" w:rsidRPr="00970757">
        <w:rPr>
          <w:rFonts w:asciiTheme="majorBidi" w:hAnsiTheme="majorBidi" w:cstheme="majorBidi"/>
        </w:rPr>
        <w:t>Elvidge</w:t>
      </w:r>
      <w:proofErr w:type="spellEnd"/>
      <w:r w:rsidR="00970757" w:rsidRPr="00970757">
        <w:rPr>
          <w:rFonts w:asciiTheme="majorBidi" w:hAnsiTheme="majorBidi" w:cstheme="majorBidi"/>
        </w:rPr>
        <w:t xml:space="preserve"> et al., 2021</w:t>
      </w:r>
      <w:r w:rsidR="00970757">
        <w:rPr>
          <w:rFonts w:asciiTheme="majorBidi" w:hAnsiTheme="majorBidi" w:cstheme="majorBidi"/>
        </w:rPr>
        <w:t>, pp. 1-2, 4</w:t>
      </w:r>
      <w:r w:rsidR="00970757" w:rsidRPr="00970757">
        <w:rPr>
          <w:rFonts w:asciiTheme="majorBidi" w:hAnsiTheme="majorBidi" w:cstheme="majorBidi"/>
        </w:rPr>
        <w:t>)</w:t>
      </w:r>
      <w:r>
        <w:rPr>
          <w:rFonts w:asciiTheme="majorBidi" w:hAnsiTheme="majorBidi" w:cstheme="majorBidi"/>
        </w:rPr>
        <w:t>.</w:t>
      </w:r>
    </w:p>
    <w:p w14:paraId="067FC3E3" w14:textId="77777777" w:rsidR="00F448DD" w:rsidRDefault="00F448DD" w:rsidP="00F448DD">
      <w:pPr>
        <w:spacing w:line="240" w:lineRule="auto"/>
        <w:contextualSpacing/>
        <w:rPr>
          <w:rFonts w:asciiTheme="majorBidi" w:hAnsiTheme="majorBidi" w:cstheme="majorBidi"/>
          <w:i/>
          <w:iCs/>
        </w:rPr>
      </w:pPr>
    </w:p>
    <w:p w14:paraId="3792BEC0" w14:textId="3B3F4D28" w:rsidR="00817992" w:rsidRPr="00607352" w:rsidRDefault="00817992" w:rsidP="00F448DD">
      <w:pPr>
        <w:spacing w:line="240" w:lineRule="auto"/>
        <w:contextualSpacing/>
        <w:rPr>
          <w:rFonts w:asciiTheme="majorBidi" w:hAnsiTheme="majorBidi" w:cstheme="majorBidi"/>
          <w:i/>
          <w:iCs/>
        </w:rPr>
      </w:pPr>
      <w:r>
        <w:rPr>
          <w:rFonts w:asciiTheme="majorBidi" w:hAnsiTheme="majorBidi" w:cstheme="majorBidi"/>
          <w:i/>
          <w:iCs/>
        </w:rPr>
        <w:t>Demographic Data</w:t>
      </w:r>
    </w:p>
    <w:p w14:paraId="13ACAF8F" w14:textId="77777777" w:rsidR="00817992" w:rsidRDefault="00817992" w:rsidP="00F448DD">
      <w:pPr>
        <w:spacing w:line="240" w:lineRule="auto"/>
        <w:ind w:firstLine="720"/>
        <w:contextualSpacing/>
        <w:rPr>
          <w:rFonts w:asciiTheme="majorBidi" w:hAnsiTheme="majorBidi" w:cstheme="majorBidi"/>
        </w:rPr>
      </w:pPr>
      <w:r>
        <w:rPr>
          <w:rFonts w:asciiTheme="majorBidi" w:hAnsiTheme="majorBidi" w:cstheme="majorBidi"/>
        </w:rPr>
        <w:t xml:space="preserve">Demographic variables representing Median Gross Rent, Average Home Value, and Median Household Income were extracted to determine change in neighborhoods. The American Community Survey (ACS) began data collection in 2007, and aggregate data products at the Census Tract level are only available beginning in 2010, so Decennial Census data was used for income and wealth data prior to 2010.   </w:t>
      </w:r>
    </w:p>
    <w:p w14:paraId="62D7B253" w14:textId="77777777" w:rsidR="00817992" w:rsidRDefault="00817992" w:rsidP="00F448DD">
      <w:pPr>
        <w:spacing w:line="240" w:lineRule="auto"/>
        <w:ind w:firstLine="720"/>
        <w:contextualSpacing/>
        <w:rPr>
          <w:rFonts w:asciiTheme="majorBidi" w:hAnsiTheme="majorBidi" w:cstheme="majorBidi"/>
        </w:rPr>
      </w:pPr>
      <w:r>
        <w:rPr>
          <w:rFonts w:asciiTheme="majorBidi" w:hAnsiTheme="majorBidi" w:cstheme="majorBidi"/>
        </w:rPr>
        <w:t>American Community Survey data was extracted from the U.S. Census Bureaus (USCB) ACS Application Programming Interface (API), using the R package “</w:t>
      </w:r>
      <w:proofErr w:type="spellStart"/>
      <w:r>
        <w:rPr>
          <w:rFonts w:asciiTheme="majorBidi" w:hAnsiTheme="majorBidi" w:cstheme="majorBidi"/>
        </w:rPr>
        <w:t>tidycensus</w:t>
      </w:r>
      <w:proofErr w:type="spellEnd"/>
      <w:r>
        <w:rPr>
          <w:rFonts w:asciiTheme="majorBidi" w:hAnsiTheme="majorBidi" w:cstheme="majorBidi"/>
        </w:rPr>
        <w:t>” to query estimate values and geography information. Decennial data the 2000 Census was also drawn from the UCSB API with “</w:t>
      </w:r>
      <w:proofErr w:type="spellStart"/>
      <w:r>
        <w:rPr>
          <w:rFonts w:asciiTheme="majorBidi" w:hAnsiTheme="majorBidi" w:cstheme="majorBidi"/>
        </w:rPr>
        <w:t>tidycensus</w:t>
      </w:r>
      <w:proofErr w:type="spellEnd"/>
      <w:r>
        <w:rPr>
          <w:rFonts w:asciiTheme="majorBidi" w:hAnsiTheme="majorBidi" w:cstheme="majorBidi"/>
        </w:rPr>
        <w:t>,” but the Census Bureau does not currently support API requests prior to 2000. Census data for 1990 was downloaded from the National Historical Geographic Information System, created by the Institute for Social Research and Data Innovation at the University of Minnesota.</w:t>
      </w:r>
    </w:p>
    <w:p w14:paraId="07E10EE5" w14:textId="73799BAA" w:rsidR="00817992" w:rsidRDefault="00817992" w:rsidP="00F448DD">
      <w:pPr>
        <w:spacing w:line="240" w:lineRule="auto"/>
        <w:ind w:firstLine="720"/>
        <w:contextualSpacing/>
        <w:rPr>
          <w:rFonts w:asciiTheme="majorBidi" w:hAnsiTheme="majorBidi" w:cstheme="majorBidi"/>
        </w:rPr>
      </w:pPr>
      <w:r>
        <w:rPr>
          <w:rFonts w:asciiTheme="majorBidi" w:hAnsiTheme="majorBidi" w:cstheme="majorBidi"/>
        </w:rPr>
        <w:t xml:space="preserve">The values were extracted at both the census tract and county subdivision level of geographies. The lower spatial resolution of the </w:t>
      </w:r>
      <w:r w:rsidR="00C2483A">
        <w:rPr>
          <w:rFonts w:asciiTheme="majorBidi" w:hAnsiTheme="majorBidi" w:cstheme="majorBidi"/>
        </w:rPr>
        <w:t>available</w:t>
      </w:r>
      <w:r>
        <w:rPr>
          <w:rFonts w:asciiTheme="majorBidi" w:hAnsiTheme="majorBidi" w:cstheme="majorBidi"/>
        </w:rPr>
        <w:t xml:space="preserve"> NTL data (~500m) required a larger geography than census tracts to successfully find an average value within the geography’s boundaries. County subdivisions were sufficiently large to perform the averaging reducing function on the NTL data, so the corresponding level of demographic data was needed to perform the analysis.</w:t>
      </w:r>
    </w:p>
    <w:p w14:paraId="5E7EE9E7" w14:textId="55CD9B29" w:rsidR="00817992" w:rsidRDefault="00817992" w:rsidP="00F448DD">
      <w:pPr>
        <w:spacing w:line="240" w:lineRule="auto"/>
        <w:ind w:firstLine="720"/>
        <w:contextualSpacing/>
        <w:rPr>
          <w:rFonts w:asciiTheme="majorBidi" w:hAnsiTheme="majorBidi" w:cstheme="majorBidi"/>
        </w:rPr>
      </w:pPr>
      <w:r>
        <w:rPr>
          <w:rFonts w:asciiTheme="majorBidi" w:hAnsiTheme="majorBidi" w:cstheme="majorBidi"/>
        </w:rPr>
        <w:t xml:space="preserve">Demographic data was drawn for the following years: 1990, 2000, 2010, 2012, 2017, and 2022. The 2012 through 2022 data allowed for 5-year gaps of comparison, mirroring the 5-year aggregation of ACS data, and providing a time span roughly equivalent to the operating history of the </w:t>
      </w:r>
      <w:r w:rsidR="00DC796E">
        <w:rPr>
          <w:rFonts w:asciiTheme="majorBidi" w:hAnsiTheme="majorBidi" w:cstheme="majorBidi"/>
        </w:rPr>
        <w:t>sensor supplying nighttime light data</w:t>
      </w:r>
      <w:r>
        <w:rPr>
          <w:rFonts w:asciiTheme="majorBidi" w:hAnsiTheme="majorBidi" w:cstheme="majorBidi"/>
        </w:rPr>
        <w:t>. No demographic data was extracted prior to 1990, due to diminishing quality of remotely sensed data, and 2000 and 2010 were selected as additional years to provide even spacing of observations leading up to the first available ACS 5-year dataset in 2010.</w:t>
      </w:r>
    </w:p>
    <w:p w14:paraId="697CE63D" w14:textId="6C8D1CB2" w:rsidR="00817992" w:rsidRDefault="00817992" w:rsidP="00F448DD">
      <w:pPr>
        <w:spacing w:line="240" w:lineRule="auto"/>
        <w:ind w:firstLine="720"/>
        <w:contextualSpacing/>
        <w:rPr>
          <w:rFonts w:asciiTheme="majorBidi" w:hAnsiTheme="majorBidi" w:cstheme="majorBidi"/>
        </w:rPr>
      </w:pPr>
      <w:r>
        <w:rPr>
          <w:rFonts w:asciiTheme="majorBidi" w:hAnsiTheme="majorBidi" w:cstheme="majorBidi"/>
        </w:rPr>
        <w:t>See Appendix A for a table of the exact variable names and their sources.</w:t>
      </w:r>
    </w:p>
    <w:p w14:paraId="7636E7B4" w14:textId="77777777" w:rsidR="00F448DD" w:rsidRDefault="00F448DD" w:rsidP="00F448DD">
      <w:pPr>
        <w:spacing w:line="240" w:lineRule="auto"/>
        <w:contextualSpacing/>
        <w:rPr>
          <w:rFonts w:asciiTheme="majorBidi" w:hAnsiTheme="majorBidi" w:cstheme="majorBidi"/>
          <w:i/>
          <w:iCs/>
        </w:rPr>
      </w:pPr>
    </w:p>
    <w:p w14:paraId="35E7D846" w14:textId="05E32609" w:rsidR="00607352" w:rsidRDefault="00607352" w:rsidP="00F448DD">
      <w:pPr>
        <w:spacing w:line="240" w:lineRule="auto"/>
        <w:contextualSpacing/>
        <w:rPr>
          <w:rFonts w:asciiTheme="majorBidi" w:hAnsiTheme="majorBidi" w:cstheme="majorBidi"/>
          <w:i/>
          <w:iCs/>
        </w:rPr>
      </w:pPr>
      <w:r>
        <w:rPr>
          <w:rFonts w:asciiTheme="majorBidi" w:hAnsiTheme="majorBidi" w:cstheme="majorBidi"/>
          <w:i/>
          <w:iCs/>
        </w:rPr>
        <w:t>Remotely Sensed Data</w:t>
      </w:r>
      <w:r w:rsidR="005F3908">
        <w:rPr>
          <w:rFonts w:asciiTheme="majorBidi" w:hAnsiTheme="majorBidi" w:cstheme="majorBidi"/>
          <w:i/>
          <w:iCs/>
        </w:rPr>
        <w:t xml:space="preserve"> Sources</w:t>
      </w:r>
    </w:p>
    <w:p w14:paraId="72CE07F5" w14:textId="77777777" w:rsidR="00960A31" w:rsidRDefault="005F3908" w:rsidP="00F448DD">
      <w:pPr>
        <w:spacing w:line="240" w:lineRule="auto"/>
        <w:ind w:firstLine="720"/>
        <w:contextualSpacing/>
        <w:rPr>
          <w:rFonts w:asciiTheme="majorBidi" w:hAnsiTheme="majorBidi" w:cstheme="majorBidi"/>
        </w:rPr>
      </w:pPr>
      <w:r>
        <w:rPr>
          <w:rFonts w:asciiTheme="majorBidi" w:hAnsiTheme="majorBidi" w:cstheme="majorBidi"/>
        </w:rPr>
        <w:t>All remotely sensed data employed in this project was extracted and aggregated with Google Earth Engine (GEE</w:t>
      </w:r>
      <w:r w:rsidR="00A93C2A">
        <w:rPr>
          <w:rFonts w:asciiTheme="majorBidi" w:hAnsiTheme="majorBidi" w:cstheme="majorBidi"/>
        </w:rPr>
        <w:t xml:space="preserve">), using publicly available datasets. </w:t>
      </w:r>
      <w:r w:rsidR="00C2483A">
        <w:rPr>
          <w:rFonts w:asciiTheme="majorBidi" w:hAnsiTheme="majorBidi" w:cstheme="majorBidi"/>
        </w:rPr>
        <w:t>Data was drawn for all geographies of the United States, excluding territories</w:t>
      </w:r>
      <w:r w:rsidR="007603D2">
        <w:rPr>
          <w:rFonts w:asciiTheme="majorBidi" w:hAnsiTheme="majorBidi" w:cstheme="majorBidi"/>
        </w:rPr>
        <w:t xml:space="preserve">. </w:t>
      </w:r>
    </w:p>
    <w:p w14:paraId="128DCE64" w14:textId="77777777" w:rsidR="00960A31" w:rsidRDefault="00892149" w:rsidP="00F448DD">
      <w:pPr>
        <w:spacing w:line="240" w:lineRule="auto"/>
        <w:ind w:firstLine="720"/>
        <w:contextualSpacing/>
        <w:rPr>
          <w:rFonts w:asciiTheme="majorBidi" w:hAnsiTheme="majorBidi" w:cstheme="majorBidi"/>
        </w:rPr>
      </w:pPr>
      <w:r>
        <w:rPr>
          <w:rFonts w:asciiTheme="majorBidi" w:hAnsiTheme="majorBidi" w:cstheme="majorBidi"/>
        </w:rPr>
        <w:lastRenderedPageBreak/>
        <w:t>Vegetation data was extracted from 32-Day NDVI composites of Landsat data</w:t>
      </w:r>
      <w:r w:rsidR="00DC796E">
        <w:rPr>
          <w:rFonts w:asciiTheme="majorBidi" w:hAnsiTheme="majorBidi" w:cstheme="majorBidi"/>
        </w:rPr>
        <w:t xml:space="preserve"> produced by the United States Geological Survey and</w:t>
      </w:r>
      <w:r>
        <w:rPr>
          <w:rFonts w:asciiTheme="majorBidi" w:hAnsiTheme="majorBidi" w:cstheme="majorBidi"/>
        </w:rPr>
        <w:t xml:space="preserve"> provided by Google</w:t>
      </w:r>
      <w:r w:rsidR="00164388">
        <w:rPr>
          <w:rFonts w:asciiTheme="majorBidi" w:hAnsiTheme="majorBidi" w:cstheme="majorBidi"/>
        </w:rPr>
        <w:t xml:space="preserve"> (</w:t>
      </w:r>
      <w:r w:rsidR="00164388" w:rsidRPr="00164388">
        <w:rPr>
          <w:rFonts w:asciiTheme="majorBidi" w:hAnsiTheme="majorBidi" w:cstheme="majorBidi"/>
        </w:rPr>
        <w:t>United States Geological Survey, 2024)</w:t>
      </w:r>
      <w:r>
        <w:rPr>
          <w:rFonts w:asciiTheme="majorBidi" w:hAnsiTheme="majorBidi" w:cstheme="majorBidi"/>
        </w:rPr>
        <w:t xml:space="preserve">. The composites are </w:t>
      </w:r>
      <w:r w:rsidR="00DC796E">
        <w:rPr>
          <w:rFonts w:asciiTheme="majorBidi" w:hAnsiTheme="majorBidi" w:cstheme="majorBidi"/>
        </w:rPr>
        <w:t xml:space="preserve">each </w:t>
      </w:r>
      <w:r>
        <w:rPr>
          <w:rFonts w:asciiTheme="majorBidi" w:hAnsiTheme="majorBidi" w:cstheme="majorBidi"/>
        </w:rPr>
        <w:t xml:space="preserve">constructed </w:t>
      </w:r>
      <w:r w:rsidR="005828E8">
        <w:rPr>
          <w:rFonts w:asciiTheme="majorBidi" w:hAnsiTheme="majorBidi" w:cstheme="majorBidi"/>
        </w:rPr>
        <w:t>from</w:t>
      </w:r>
      <w:r>
        <w:rPr>
          <w:rFonts w:asciiTheme="majorBidi" w:hAnsiTheme="majorBidi" w:cstheme="majorBidi"/>
        </w:rPr>
        <w:t xml:space="preserve"> </w:t>
      </w:r>
      <w:r w:rsidR="005828E8">
        <w:rPr>
          <w:rFonts w:asciiTheme="majorBidi" w:hAnsiTheme="majorBidi" w:cstheme="majorBidi"/>
        </w:rPr>
        <w:t>orthorectified, reflectance-calibrated Tier 1 Level 2 scenes. For the time period selected, NDVI composites included data from Landsat 7</w:t>
      </w:r>
      <w:r w:rsidR="00B831FA">
        <w:rPr>
          <w:rFonts w:asciiTheme="majorBidi" w:hAnsiTheme="majorBidi" w:cstheme="majorBidi"/>
        </w:rPr>
        <w:t>’s Enhanced Thematic Mapper Plus</w:t>
      </w:r>
      <w:r w:rsidR="005828E8">
        <w:rPr>
          <w:rFonts w:asciiTheme="majorBidi" w:hAnsiTheme="majorBidi" w:cstheme="majorBidi"/>
        </w:rPr>
        <w:t xml:space="preserve"> (Bands 3 and 4 at 630-690 and 770-900 nm respectively), and</w:t>
      </w:r>
      <w:r w:rsidR="00B831FA">
        <w:rPr>
          <w:rFonts w:asciiTheme="majorBidi" w:hAnsiTheme="majorBidi" w:cstheme="majorBidi"/>
        </w:rPr>
        <w:t xml:space="preserve"> Landsat 8’s Operational Land Imager</w:t>
      </w:r>
      <w:r w:rsidR="005828E8">
        <w:rPr>
          <w:rFonts w:asciiTheme="majorBidi" w:hAnsiTheme="majorBidi" w:cstheme="majorBidi"/>
        </w:rPr>
        <w:t xml:space="preserve"> (Bands 4 and 5 at 640-670 and 850-880 nm respectively). </w:t>
      </w:r>
      <w:r w:rsidR="00B831FA">
        <w:rPr>
          <w:rFonts w:asciiTheme="majorBidi" w:hAnsiTheme="majorBidi" w:cstheme="majorBidi"/>
        </w:rPr>
        <w:t>The relevant Landsat 7 and 8 bands operate at a spatial resolution of 30 meter</w:t>
      </w:r>
      <w:r w:rsidR="00DC796E">
        <w:rPr>
          <w:rFonts w:asciiTheme="majorBidi" w:hAnsiTheme="majorBidi" w:cstheme="majorBidi"/>
        </w:rPr>
        <w:t>s, and a temporal resolution of 16 days, theoretically providing two images covering each pixel for each composite image</w:t>
      </w:r>
      <w:r w:rsidR="00164388" w:rsidRPr="00164388">
        <w:t xml:space="preserve"> </w:t>
      </w:r>
      <w:r w:rsidR="00164388">
        <w:t>(</w:t>
      </w:r>
      <w:r w:rsidR="00164388">
        <w:rPr>
          <w:i/>
          <w:iCs/>
        </w:rPr>
        <w:t>Landsat Band Designations</w:t>
      </w:r>
      <w:r w:rsidR="00164388">
        <w:t>, n.d.)</w:t>
      </w:r>
      <w:r w:rsidR="00DC796E">
        <w:rPr>
          <w:rFonts w:asciiTheme="majorBidi" w:hAnsiTheme="majorBidi" w:cstheme="majorBidi"/>
        </w:rPr>
        <w:t xml:space="preserve">. </w:t>
      </w:r>
      <w:r w:rsidR="00B831FA">
        <w:rPr>
          <w:rFonts w:asciiTheme="majorBidi" w:hAnsiTheme="majorBidi" w:cstheme="majorBidi"/>
        </w:rPr>
        <w:t>The spatial resolution was sufficiently high to allow aggregation of NDVI within census tracts.</w:t>
      </w:r>
    </w:p>
    <w:p w14:paraId="0C31684B" w14:textId="77777777" w:rsidR="00960A31" w:rsidRDefault="00B831FA" w:rsidP="00F448DD">
      <w:pPr>
        <w:spacing w:line="240" w:lineRule="auto"/>
        <w:ind w:firstLine="720"/>
        <w:contextualSpacing/>
        <w:rPr>
          <w:rFonts w:asciiTheme="majorBidi" w:hAnsiTheme="majorBidi" w:cstheme="majorBidi"/>
        </w:rPr>
      </w:pPr>
      <w:r>
        <w:rPr>
          <w:rFonts w:asciiTheme="majorBidi" w:hAnsiTheme="majorBidi" w:cstheme="majorBidi"/>
        </w:rPr>
        <w:t xml:space="preserve">Images for NDVI were only collected during the growing season for all years to maximize consistency between observations. The growing season was roughly defined as May through August, which allowed three NDVI composites to be aggregated for each growing season. The first 32-Day composite of each year began on May 8, and the last of each year ended on August 11. </w:t>
      </w:r>
    </w:p>
    <w:p w14:paraId="17199F73" w14:textId="77777777" w:rsidR="00960A31" w:rsidRDefault="00B831FA" w:rsidP="00F448DD">
      <w:pPr>
        <w:spacing w:line="240" w:lineRule="auto"/>
        <w:ind w:firstLine="720"/>
        <w:contextualSpacing/>
        <w:rPr>
          <w:rFonts w:asciiTheme="majorBidi" w:hAnsiTheme="majorBidi" w:cstheme="majorBidi"/>
        </w:rPr>
      </w:pPr>
      <w:r>
        <w:rPr>
          <w:rFonts w:asciiTheme="majorBidi" w:hAnsiTheme="majorBidi" w:cstheme="majorBidi"/>
        </w:rPr>
        <w:t>To minimize the impacts of yearly variation irrelevant to the relationship of study, NDVI composites of the growing season were also collected from the year before and after each year of study</w:t>
      </w:r>
      <w:r w:rsidR="00817992">
        <w:rPr>
          <w:rFonts w:asciiTheme="majorBidi" w:hAnsiTheme="majorBidi" w:cstheme="majorBidi"/>
        </w:rPr>
        <w:t xml:space="preserve">, providing a collection of 9 images for each target year, with 3 composites per year over the 3 year span. Reduced images calculated by the median value of each pixel from these selections. This process served to reduce the number of masked pixels due to cloud cover, minimize the impacts of yearly growth variation, and provide data across the entire growing season. </w:t>
      </w:r>
    </w:p>
    <w:p w14:paraId="6345DF6F" w14:textId="77777777" w:rsidR="00960A31" w:rsidRDefault="00817992" w:rsidP="00F448DD">
      <w:pPr>
        <w:spacing w:line="240" w:lineRule="auto"/>
        <w:ind w:firstLine="720"/>
        <w:contextualSpacing/>
        <w:rPr>
          <w:rFonts w:asciiTheme="majorBidi" w:hAnsiTheme="majorBidi" w:cstheme="majorBidi"/>
        </w:rPr>
      </w:pPr>
      <w:r>
        <w:rPr>
          <w:rFonts w:asciiTheme="majorBidi" w:hAnsiTheme="majorBidi" w:cstheme="majorBidi"/>
        </w:rPr>
        <w:t xml:space="preserve">The collection of images for 1990 was broadened to use data from 2 years </w:t>
      </w:r>
      <w:r w:rsidR="00DC796E">
        <w:rPr>
          <w:rFonts w:asciiTheme="majorBidi" w:hAnsiTheme="majorBidi" w:cstheme="majorBidi"/>
        </w:rPr>
        <w:t xml:space="preserve">before and after </w:t>
      </w:r>
      <w:r>
        <w:rPr>
          <w:rFonts w:asciiTheme="majorBidi" w:hAnsiTheme="majorBidi" w:cstheme="majorBidi"/>
        </w:rPr>
        <w:t>the target year, due to large numbers of missing pixel</w:t>
      </w:r>
      <w:r w:rsidR="00DC796E">
        <w:rPr>
          <w:rFonts w:asciiTheme="majorBidi" w:hAnsiTheme="majorBidi" w:cstheme="majorBidi"/>
        </w:rPr>
        <w:t xml:space="preserve">s. Accordingly, </w:t>
      </w:r>
      <w:r>
        <w:rPr>
          <w:rFonts w:asciiTheme="majorBidi" w:hAnsiTheme="majorBidi" w:cstheme="majorBidi"/>
        </w:rPr>
        <w:t xml:space="preserve">the corresponding </w:t>
      </w:r>
      <w:r w:rsidR="00DC796E">
        <w:rPr>
          <w:rFonts w:asciiTheme="majorBidi" w:hAnsiTheme="majorBidi" w:cstheme="majorBidi"/>
        </w:rPr>
        <w:t>calculated</w:t>
      </w:r>
      <w:r>
        <w:rPr>
          <w:rFonts w:asciiTheme="majorBidi" w:hAnsiTheme="majorBidi" w:cstheme="majorBidi"/>
        </w:rPr>
        <w:t xml:space="preserve"> </w:t>
      </w:r>
      <w:r w:rsidR="00DC796E">
        <w:rPr>
          <w:rFonts w:asciiTheme="majorBidi" w:hAnsiTheme="majorBidi" w:cstheme="majorBidi"/>
        </w:rPr>
        <w:t xml:space="preserve">1990 </w:t>
      </w:r>
      <w:r>
        <w:rPr>
          <w:rFonts w:asciiTheme="majorBidi" w:hAnsiTheme="majorBidi" w:cstheme="majorBidi"/>
        </w:rPr>
        <w:t xml:space="preserve">image includes </w:t>
      </w:r>
      <w:r w:rsidR="00DC796E">
        <w:rPr>
          <w:rFonts w:asciiTheme="majorBidi" w:hAnsiTheme="majorBidi" w:cstheme="majorBidi"/>
        </w:rPr>
        <w:t xml:space="preserve">data from 15 images across 5 years. </w:t>
      </w:r>
    </w:p>
    <w:p w14:paraId="09CDDE33" w14:textId="272B5FBF" w:rsidR="00960A31" w:rsidRDefault="005828E8" w:rsidP="00F448DD">
      <w:pPr>
        <w:spacing w:line="240" w:lineRule="auto"/>
        <w:ind w:firstLine="720"/>
        <w:contextualSpacing/>
        <w:rPr>
          <w:rFonts w:asciiTheme="majorBidi" w:hAnsiTheme="majorBidi" w:cstheme="majorBidi"/>
        </w:rPr>
      </w:pPr>
      <w:r>
        <w:rPr>
          <w:rFonts w:asciiTheme="majorBidi" w:hAnsiTheme="majorBidi" w:cstheme="majorBidi"/>
        </w:rPr>
        <w:t xml:space="preserve">Nighttime Light </w:t>
      </w:r>
      <w:r w:rsidR="00DC796E">
        <w:rPr>
          <w:rFonts w:asciiTheme="majorBidi" w:hAnsiTheme="majorBidi" w:cstheme="majorBidi"/>
        </w:rPr>
        <w:t>composite images</w:t>
      </w:r>
      <w:r>
        <w:rPr>
          <w:rFonts w:asciiTheme="majorBidi" w:hAnsiTheme="majorBidi" w:cstheme="majorBidi"/>
        </w:rPr>
        <w:t xml:space="preserve"> </w:t>
      </w:r>
      <w:r w:rsidR="00DC796E">
        <w:rPr>
          <w:rFonts w:asciiTheme="majorBidi" w:hAnsiTheme="majorBidi" w:cstheme="majorBidi"/>
        </w:rPr>
        <w:t xml:space="preserve">were </w:t>
      </w:r>
      <w:r>
        <w:rPr>
          <w:rFonts w:asciiTheme="majorBidi" w:hAnsiTheme="majorBidi" w:cstheme="majorBidi"/>
        </w:rPr>
        <w:t xml:space="preserve">drawn from </w:t>
      </w:r>
      <w:r w:rsidR="00DC796E">
        <w:rPr>
          <w:rFonts w:asciiTheme="majorBidi" w:hAnsiTheme="majorBidi" w:cstheme="majorBidi"/>
        </w:rPr>
        <w:t>data products of the Visible Infrared Imaging Radiometer Suite (VIIRS) Day/Night Band (DNB). The DNB provides high sensitivity in low-light situations, and allows for the production of science-quality data products of the earth at night</w:t>
      </w:r>
      <w:r w:rsidR="00164388">
        <w:rPr>
          <w:rFonts w:asciiTheme="majorBidi" w:hAnsiTheme="majorBidi" w:cstheme="majorBidi"/>
        </w:rPr>
        <w:t xml:space="preserve"> (</w:t>
      </w:r>
      <w:r w:rsidR="00164388" w:rsidRPr="00164388">
        <w:rPr>
          <w:rFonts w:asciiTheme="majorBidi" w:hAnsiTheme="majorBidi" w:cstheme="majorBidi"/>
        </w:rPr>
        <w:t>NASA VIIRS Land Science Investigator-Led Processing System, 2019)</w:t>
      </w:r>
      <w:r w:rsidR="00DC796E">
        <w:rPr>
          <w:rFonts w:asciiTheme="majorBidi" w:hAnsiTheme="majorBidi" w:cstheme="majorBidi"/>
        </w:rPr>
        <w:t xml:space="preserve">. The DNB images light from 500-900 nm </w:t>
      </w:r>
      <w:r w:rsidR="00F448DD">
        <w:rPr>
          <w:rFonts w:asciiTheme="majorBidi" w:hAnsiTheme="majorBidi" w:cstheme="majorBidi"/>
        </w:rPr>
        <w:t xml:space="preserve">at </w:t>
      </w:r>
      <w:r w:rsidR="00C2483A">
        <w:rPr>
          <w:rFonts w:asciiTheme="majorBidi" w:hAnsiTheme="majorBidi" w:cstheme="majorBidi"/>
        </w:rPr>
        <w:t>a</w:t>
      </w:r>
      <w:r w:rsidR="00DC796E">
        <w:rPr>
          <w:rFonts w:asciiTheme="majorBidi" w:hAnsiTheme="majorBidi" w:cstheme="majorBidi"/>
        </w:rPr>
        <w:t xml:space="preserve"> spatial resolution of roughly 500 meters at the equator</w:t>
      </w:r>
      <w:r w:rsidR="00960A31">
        <w:rPr>
          <w:rFonts w:asciiTheme="majorBidi" w:hAnsiTheme="majorBidi" w:cstheme="majorBidi"/>
        </w:rPr>
        <w:t xml:space="preserve">, </w:t>
      </w:r>
      <w:r w:rsidR="00F448DD">
        <w:rPr>
          <w:rFonts w:asciiTheme="majorBidi" w:hAnsiTheme="majorBidi" w:cstheme="majorBidi"/>
        </w:rPr>
        <w:t>providing daily imagery of the entire earth</w:t>
      </w:r>
      <w:r w:rsidR="00164388">
        <w:rPr>
          <w:rFonts w:asciiTheme="majorBidi" w:hAnsiTheme="majorBidi" w:cstheme="majorBidi"/>
        </w:rPr>
        <w:t xml:space="preserve"> </w:t>
      </w:r>
      <w:r w:rsidR="00164388">
        <w:rPr>
          <w:rFonts w:asciiTheme="majorBidi" w:hAnsiTheme="majorBidi" w:cstheme="majorBidi"/>
        </w:rPr>
        <w:t>(</w:t>
      </w:r>
      <w:r w:rsidR="00164388" w:rsidRPr="00164388">
        <w:rPr>
          <w:rFonts w:asciiTheme="majorBidi" w:hAnsiTheme="majorBidi" w:cstheme="majorBidi"/>
        </w:rPr>
        <w:t>NASA VIIRS Land Science Investigator-Led Processing System, 2019</w:t>
      </w:r>
      <w:r w:rsidR="00C2483A">
        <w:rPr>
          <w:rFonts w:asciiTheme="majorBidi" w:hAnsiTheme="majorBidi" w:cstheme="majorBidi"/>
        </w:rPr>
        <w:t xml:space="preserve">. The lower spatial resolution of VIIRS DNB data required larger geographies to allow meaningful aggregation: county subdivision were used rather than census tracts. </w:t>
      </w:r>
    </w:p>
    <w:p w14:paraId="7B3656F4" w14:textId="17433ED3" w:rsidR="00C2483A" w:rsidRDefault="00C2483A" w:rsidP="00F448DD">
      <w:pPr>
        <w:spacing w:line="240" w:lineRule="auto"/>
        <w:ind w:firstLine="720"/>
        <w:contextualSpacing/>
        <w:rPr>
          <w:rFonts w:asciiTheme="majorBidi" w:hAnsiTheme="majorBidi" w:cstheme="majorBidi"/>
        </w:rPr>
      </w:pPr>
      <w:r>
        <w:rPr>
          <w:rFonts w:asciiTheme="majorBidi" w:hAnsiTheme="majorBidi" w:cstheme="majorBidi"/>
        </w:rPr>
        <w:t>Yearly NTL average cloud free composites with algorithmic filtering of sunlight and moonlight were selected to measure nighttime light. The composite images were provided by the Earth Observation Group, the Payne Institute for Public Policy, and the Colorado School of Mines</w:t>
      </w:r>
      <w:r w:rsidR="00164388">
        <w:rPr>
          <w:rFonts w:asciiTheme="majorBidi" w:hAnsiTheme="majorBidi" w:cstheme="majorBidi"/>
        </w:rPr>
        <w:t xml:space="preserve"> </w:t>
      </w:r>
      <w:r w:rsidR="00164388" w:rsidRPr="00164388">
        <w:rPr>
          <w:rFonts w:asciiTheme="majorBidi" w:hAnsiTheme="majorBidi" w:cstheme="majorBidi"/>
        </w:rPr>
        <w:t>(</w:t>
      </w:r>
      <w:proofErr w:type="spellStart"/>
      <w:r w:rsidR="00164388" w:rsidRPr="00164388">
        <w:rPr>
          <w:rFonts w:asciiTheme="majorBidi" w:hAnsiTheme="majorBidi" w:cstheme="majorBidi"/>
        </w:rPr>
        <w:t>Elvidge</w:t>
      </w:r>
      <w:proofErr w:type="spellEnd"/>
      <w:r w:rsidR="00164388" w:rsidRPr="00164388">
        <w:rPr>
          <w:rFonts w:asciiTheme="majorBidi" w:hAnsiTheme="majorBidi" w:cstheme="majorBidi"/>
        </w:rPr>
        <w:t xml:space="preserve"> et al., 2021)</w:t>
      </w:r>
      <w:r w:rsidR="00164388">
        <w:rPr>
          <w:rFonts w:asciiTheme="majorBidi" w:hAnsiTheme="majorBidi" w:cstheme="majorBidi"/>
        </w:rPr>
        <w:t>.</w:t>
      </w:r>
      <w:r>
        <w:rPr>
          <w:rFonts w:asciiTheme="majorBidi" w:hAnsiTheme="majorBidi" w:cstheme="majorBidi"/>
        </w:rPr>
        <w:t xml:space="preserve"> Annual composites were chosen to minimize the impact of cloud cover and potential seasonal variation in nighttime lighting. </w:t>
      </w:r>
    </w:p>
    <w:p w14:paraId="6D3193A2" w14:textId="299B4F8F" w:rsidR="00892149" w:rsidRDefault="00C2483A" w:rsidP="00F448DD">
      <w:pPr>
        <w:spacing w:line="240" w:lineRule="auto"/>
        <w:ind w:firstLine="720"/>
        <w:contextualSpacing/>
        <w:rPr>
          <w:rFonts w:asciiTheme="majorBidi" w:hAnsiTheme="majorBidi" w:cstheme="majorBidi"/>
        </w:rPr>
      </w:pPr>
      <w:r>
        <w:rPr>
          <w:rFonts w:asciiTheme="majorBidi" w:hAnsiTheme="majorBidi" w:cstheme="majorBidi"/>
        </w:rPr>
        <w:t xml:space="preserve">Although the DNB sensor launched in 2012, annual composites from the selected dataset are only available beginning in 2013. As such, the 2013 NTL composite is used for all analyses of 2012 in this paper. </w:t>
      </w:r>
    </w:p>
    <w:p w14:paraId="1B7BDF00" w14:textId="77777777" w:rsidR="00F448DD" w:rsidRDefault="00F448DD" w:rsidP="00F448DD">
      <w:pPr>
        <w:spacing w:line="240" w:lineRule="auto"/>
        <w:contextualSpacing/>
        <w:rPr>
          <w:rFonts w:asciiTheme="majorBidi" w:hAnsiTheme="majorBidi" w:cstheme="majorBidi"/>
          <w:i/>
          <w:iCs/>
        </w:rPr>
      </w:pPr>
    </w:p>
    <w:p w14:paraId="7FB18232" w14:textId="3363ECB0" w:rsidR="00892149" w:rsidRDefault="007603D2" w:rsidP="00F448DD">
      <w:pPr>
        <w:spacing w:line="240" w:lineRule="auto"/>
        <w:contextualSpacing/>
        <w:rPr>
          <w:rFonts w:asciiTheme="majorBidi" w:hAnsiTheme="majorBidi" w:cstheme="majorBidi"/>
          <w:i/>
          <w:iCs/>
        </w:rPr>
      </w:pPr>
      <w:r>
        <w:rPr>
          <w:rFonts w:asciiTheme="majorBidi" w:hAnsiTheme="majorBidi" w:cstheme="majorBidi"/>
          <w:i/>
          <w:iCs/>
        </w:rPr>
        <w:t>Geographic Data</w:t>
      </w:r>
    </w:p>
    <w:p w14:paraId="30AC1631" w14:textId="3A0AD6AA" w:rsidR="001506CF" w:rsidRPr="00FF1A45" w:rsidRDefault="007603D2" w:rsidP="00F448DD">
      <w:pPr>
        <w:spacing w:line="240" w:lineRule="auto"/>
        <w:ind w:firstLine="720"/>
        <w:contextualSpacing/>
        <w:rPr>
          <w:rFonts w:asciiTheme="majorBidi" w:hAnsiTheme="majorBidi" w:cstheme="majorBidi"/>
        </w:rPr>
      </w:pPr>
      <w:r>
        <w:rPr>
          <w:rFonts w:asciiTheme="majorBidi" w:hAnsiTheme="majorBidi" w:cstheme="majorBidi"/>
        </w:rPr>
        <w:t xml:space="preserve">Simplified shapefiles for all relevant geographies (entire U.S., census tracts, and county subdivisions) were downloaded from the USCB’s </w:t>
      </w:r>
      <w:r w:rsidR="00FF1A45">
        <w:rPr>
          <w:rFonts w:asciiTheme="majorBidi" w:hAnsiTheme="majorBidi" w:cstheme="majorBidi"/>
        </w:rPr>
        <w:t>Tiger/Line dataset using the “</w:t>
      </w:r>
      <w:proofErr w:type="spellStart"/>
      <w:r w:rsidR="00FF1A45">
        <w:rPr>
          <w:rFonts w:asciiTheme="majorBidi" w:hAnsiTheme="majorBidi" w:cstheme="majorBidi"/>
        </w:rPr>
        <w:t>tidycensus</w:t>
      </w:r>
      <w:proofErr w:type="spellEnd"/>
      <w:r w:rsidR="00FF1A45">
        <w:rPr>
          <w:rFonts w:asciiTheme="majorBidi" w:hAnsiTheme="majorBidi" w:cstheme="majorBidi"/>
        </w:rPr>
        <w:t xml:space="preserve">” </w:t>
      </w:r>
      <w:r w:rsidR="00FF1A45">
        <w:rPr>
          <w:rFonts w:asciiTheme="majorBidi" w:hAnsiTheme="majorBidi" w:cstheme="majorBidi"/>
        </w:rPr>
        <w:lastRenderedPageBreak/>
        <w:t>package. These shapefiles were both for the visualization of data, and for the geographic aggregation of remotely sensed data. All shapefiles and geographies were extracted from 2022 data only.</w:t>
      </w:r>
    </w:p>
    <w:p w14:paraId="3D77B25C" w14:textId="77777777" w:rsidR="00F448DD" w:rsidRDefault="00F448DD" w:rsidP="00F448DD">
      <w:pPr>
        <w:spacing w:line="240" w:lineRule="auto"/>
        <w:contextualSpacing/>
        <w:rPr>
          <w:rFonts w:asciiTheme="majorBidi" w:hAnsiTheme="majorBidi" w:cstheme="majorBidi"/>
          <w:i/>
          <w:iCs/>
        </w:rPr>
      </w:pPr>
    </w:p>
    <w:p w14:paraId="6B7CBE8B" w14:textId="7A26CC47" w:rsidR="001506CF" w:rsidRDefault="001506CF" w:rsidP="00F448DD">
      <w:pPr>
        <w:spacing w:line="240" w:lineRule="auto"/>
        <w:contextualSpacing/>
        <w:rPr>
          <w:rFonts w:asciiTheme="majorBidi" w:hAnsiTheme="majorBidi" w:cstheme="majorBidi"/>
          <w:i/>
          <w:iCs/>
        </w:rPr>
      </w:pPr>
      <w:r>
        <w:rPr>
          <w:rFonts w:asciiTheme="majorBidi" w:hAnsiTheme="majorBidi" w:cstheme="majorBidi"/>
          <w:i/>
          <w:iCs/>
        </w:rPr>
        <w:t>Analysis Operations</w:t>
      </w:r>
    </w:p>
    <w:p w14:paraId="49491650" w14:textId="0BD31C84" w:rsidR="00FF1A45" w:rsidRDefault="00FF1A45" w:rsidP="00F448DD">
      <w:pPr>
        <w:spacing w:line="240" w:lineRule="auto"/>
        <w:ind w:firstLine="720"/>
        <w:contextualSpacing/>
        <w:rPr>
          <w:rFonts w:asciiTheme="majorBidi" w:hAnsiTheme="majorBidi" w:cstheme="majorBidi"/>
        </w:rPr>
      </w:pPr>
      <w:r>
        <w:rPr>
          <w:rFonts w:asciiTheme="majorBidi" w:hAnsiTheme="majorBidi" w:cstheme="majorBidi"/>
        </w:rPr>
        <w:t>Shapefiles for the entire U.S., all U.S. census tracts, and all U.S. county subdivisions were uploaded to GEE. Remotely sensed data was imported and composite images of NDVI data were produced as previously described. The images were clipped to the U.S. boundary shapefile to avoid including unnecessary data and lengthening processing times. A reducer function was used for each NTL and NDVI image to find the median value for each selected year within each geography (census tracts for NDVI and county subdivisions for NTL). The median was selected to limit the impact of outliers on the values assigned to each census geography. The aggregated data was then exported as a CSV for each image.</w:t>
      </w:r>
    </w:p>
    <w:p w14:paraId="52E63E1F" w14:textId="1F618298" w:rsidR="00FF1A45" w:rsidRDefault="00FF1A45" w:rsidP="00F448DD">
      <w:pPr>
        <w:spacing w:line="240" w:lineRule="auto"/>
        <w:ind w:firstLine="720"/>
        <w:contextualSpacing/>
        <w:rPr>
          <w:rFonts w:asciiTheme="majorBidi" w:hAnsiTheme="majorBidi" w:cstheme="majorBidi"/>
        </w:rPr>
      </w:pPr>
      <w:r>
        <w:rPr>
          <w:rFonts w:asciiTheme="majorBidi" w:hAnsiTheme="majorBidi" w:cstheme="majorBidi"/>
        </w:rPr>
        <w:t>The downloaded data was then imported into R, and rejoined to the demographic and geographic datasets by the census geography identifier (FIPS code). Demographic data for Income, Home Value, and Rent were adjusted for inflation to 2022 dollars. The change in NDVI, NTL, Median Household Income, Average Home Value, and Median Gross Rent</w:t>
      </w:r>
      <w:r w:rsidR="00020BFB">
        <w:rPr>
          <w:rFonts w:asciiTheme="majorBidi" w:hAnsiTheme="majorBidi" w:cstheme="majorBidi"/>
        </w:rPr>
        <w:t xml:space="preserve"> in each geography</w:t>
      </w:r>
      <w:r>
        <w:rPr>
          <w:rFonts w:asciiTheme="majorBidi" w:hAnsiTheme="majorBidi" w:cstheme="majorBidi"/>
        </w:rPr>
        <w:t xml:space="preserve"> for each observation year to the closest previous observation was then calculated, and normalized by the time gap between observations. </w:t>
      </w:r>
      <w:r w:rsidR="00020BFB">
        <w:rPr>
          <w:rFonts w:asciiTheme="majorBidi" w:hAnsiTheme="majorBidi" w:cstheme="majorBidi"/>
        </w:rPr>
        <w:t xml:space="preserve">The percent change between observation normalized by length of time gap was also calculated for each variable in each geography. </w:t>
      </w:r>
    </w:p>
    <w:p w14:paraId="5CE31D7A" w14:textId="1C2B113E" w:rsidR="00020BFB" w:rsidRDefault="00020BFB" w:rsidP="00F448DD">
      <w:pPr>
        <w:spacing w:line="240" w:lineRule="auto"/>
        <w:ind w:firstLine="720"/>
        <w:contextualSpacing/>
        <w:rPr>
          <w:rFonts w:asciiTheme="majorBidi" w:hAnsiTheme="majorBidi" w:cstheme="majorBidi"/>
        </w:rPr>
      </w:pPr>
      <w:r>
        <w:rPr>
          <w:rFonts w:asciiTheme="majorBidi" w:hAnsiTheme="majorBidi" w:cstheme="majorBidi"/>
        </w:rPr>
        <w:t>The analysis largely consisted of a visual analysis of scatter plots comparing variables and the use of correlation matrices. Primarily, the percent change in Average Home Value, Median Gross Rent, and Household Income was plotted against the percent change in NDVI and NTL for each year-geography combination. Scatter plots were also constructed for percent change in NDVI and NTL against the percent change in wealth measures from first the previous observation and subsequently the observation preceding the previous. This analysis roughly produced a temporal lag, to allow for impacts taking place over a longer period of time.</w:t>
      </w:r>
    </w:p>
    <w:p w14:paraId="5CF79AB6" w14:textId="6E14C897" w:rsidR="00020BFB" w:rsidRDefault="00020BFB" w:rsidP="00F448DD">
      <w:pPr>
        <w:spacing w:line="240" w:lineRule="auto"/>
        <w:ind w:firstLine="720"/>
        <w:contextualSpacing/>
        <w:rPr>
          <w:rFonts w:asciiTheme="majorBidi" w:hAnsiTheme="majorBidi" w:cstheme="majorBidi"/>
        </w:rPr>
      </w:pPr>
      <w:r>
        <w:rPr>
          <w:rFonts w:asciiTheme="majorBidi" w:hAnsiTheme="majorBidi" w:cstheme="majorBidi"/>
        </w:rPr>
        <w:t xml:space="preserve">Linear models were also constructed for each variable in each geography across the entire time period, in order to determine whether overall trends of change aligned between the economic and physical variables. The slopes of the variables were analyzed with a correlation matrix. </w:t>
      </w:r>
    </w:p>
    <w:p w14:paraId="2AD4AFBB" w14:textId="454BFBDE" w:rsidR="007603D2" w:rsidRDefault="00020BFB" w:rsidP="00F448DD">
      <w:pPr>
        <w:spacing w:line="240" w:lineRule="auto"/>
        <w:ind w:firstLine="720"/>
        <w:contextualSpacing/>
        <w:rPr>
          <w:rFonts w:asciiTheme="majorBidi" w:hAnsiTheme="majorBidi" w:cstheme="majorBidi"/>
        </w:rPr>
      </w:pPr>
      <w:r>
        <w:rPr>
          <w:rFonts w:asciiTheme="majorBidi" w:hAnsiTheme="majorBidi" w:cstheme="majorBidi"/>
        </w:rPr>
        <w:t>To further isolate possible areas of correlation, similar analyses were performed after filtering for combinations of degree of economic change</w:t>
      </w:r>
      <w:r w:rsidR="00D628B2">
        <w:rPr>
          <w:rFonts w:asciiTheme="majorBidi" w:hAnsiTheme="majorBidi" w:cstheme="majorBidi"/>
        </w:rPr>
        <w:t xml:space="preserve"> and </w:t>
      </w:r>
      <w:r>
        <w:rPr>
          <w:rFonts w:asciiTheme="majorBidi" w:hAnsiTheme="majorBidi" w:cstheme="majorBidi"/>
        </w:rPr>
        <w:t>urbanity</w:t>
      </w:r>
      <w:r w:rsidR="00D628B2">
        <w:rPr>
          <w:rFonts w:asciiTheme="majorBidi" w:hAnsiTheme="majorBidi" w:cstheme="majorBidi"/>
        </w:rPr>
        <w:t xml:space="preserve">. Finally, maps of selected cities were produced for change in economic variables compared to physical variables, employing visual analysis to potentially detect similar spatial patterns between variables. </w:t>
      </w:r>
    </w:p>
    <w:p w14:paraId="55CE26DC" w14:textId="77777777" w:rsidR="00F448DD" w:rsidRDefault="00F448DD" w:rsidP="00F448DD">
      <w:pPr>
        <w:spacing w:line="240" w:lineRule="auto"/>
        <w:contextualSpacing/>
        <w:rPr>
          <w:rFonts w:asciiTheme="majorBidi" w:hAnsiTheme="majorBidi" w:cstheme="majorBidi"/>
          <w:b/>
          <w:bCs/>
        </w:rPr>
      </w:pPr>
    </w:p>
    <w:p w14:paraId="0EA76376" w14:textId="340242EC" w:rsidR="00D628B2" w:rsidRDefault="00B804BF" w:rsidP="00F448DD">
      <w:pPr>
        <w:spacing w:line="240" w:lineRule="auto"/>
        <w:contextualSpacing/>
        <w:rPr>
          <w:rFonts w:asciiTheme="majorBidi" w:hAnsiTheme="majorBidi" w:cstheme="majorBidi"/>
          <w:b/>
          <w:bCs/>
        </w:rPr>
      </w:pPr>
      <w:r w:rsidRPr="00B804BF">
        <w:rPr>
          <w:rFonts w:asciiTheme="majorBidi" w:hAnsiTheme="majorBidi" w:cstheme="majorBidi"/>
          <w:b/>
          <w:bCs/>
        </w:rPr>
        <w:t>Results</w:t>
      </w:r>
    </w:p>
    <w:p w14:paraId="12110030" w14:textId="71D739AC" w:rsidR="00F35C8F" w:rsidRDefault="002C3CBB" w:rsidP="00F448DD">
      <w:pPr>
        <w:spacing w:line="240" w:lineRule="auto"/>
        <w:ind w:firstLine="720"/>
        <w:contextualSpacing/>
        <w:rPr>
          <w:rFonts w:asciiTheme="majorBidi" w:hAnsiTheme="majorBidi" w:cstheme="majorBidi"/>
        </w:rPr>
      </w:pPr>
      <w:r>
        <w:rPr>
          <w:rFonts w:asciiTheme="majorBidi" w:hAnsiTheme="majorBidi" w:cstheme="majorBidi"/>
        </w:rPr>
        <w:t>Primary analysis involved constructing c</w:t>
      </w:r>
      <w:r w:rsidR="00B804BF">
        <w:rPr>
          <w:rFonts w:asciiTheme="majorBidi" w:hAnsiTheme="majorBidi" w:cstheme="majorBidi"/>
        </w:rPr>
        <w:t xml:space="preserve">orrelation matrices </w:t>
      </w:r>
      <w:r>
        <w:rPr>
          <w:rFonts w:asciiTheme="majorBidi" w:hAnsiTheme="majorBidi" w:cstheme="majorBidi"/>
        </w:rPr>
        <w:t xml:space="preserve">for the relationships </w:t>
      </w:r>
      <w:r w:rsidR="00B804BF">
        <w:rPr>
          <w:rFonts w:asciiTheme="majorBidi" w:hAnsiTheme="majorBidi" w:cstheme="majorBidi"/>
        </w:rPr>
        <w:t xml:space="preserve">between </w:t>
      </w:r>
      <w:r>
        <w:rPr>
          <w:rFonts w:asciiTheme="majorBidi" w:hAnsiTheme="majorBidi" w:cstheme="majorBidi"/>
        </w:rPr>
        <w:t xml:space="preserve">economic variables and NDVI and NTL. These correlations were produced for both percent change and raw change. Each value indicates the Pearson Correlation </w:t>
      </w:r>
      <w:r w:rsidR="00F35C8F">
        <w:rPr>
          <w:rFonts w:asciiTheme="majorBidi" w:hAnsiTheme="majorBidi" w:cstheme="majorBidi"/>
        </w:rPr>
        <w:t>Coefficient</w:t>
      </w:r>
      <w:r>
        <w:rPr>
          <w:rFonts w:asciiTheme="majorBidi" w:hAnsiTheme="majorBidi" w:cstheme="majorBidi"/>
        </w:rPr>
        <w:t xml:space="preserve"> between two variables</w:t>
      </w:r>
      <w:r w:rsidR="00F35C8F">
        <w:rPr>
          <w:rFonts w:asciiTheme="majorBidi" w:hAnsiTheme="majorBidi" w:cstheme="majorBidi"/>
        </w:rPr>
        <w:t xml:space="preserve"> on a scale from -1 to 1, where the sign indicates the direction of the relationship, and the value describes the strength of correlation</w:t>
      </w:r>
      <w:r>
        <w:rPr>
          <w:rFonts w:asciiTheme="majorBidi" w:hAnsiTheme="majorBidi" w:cstheme="majorBidi"/>
        </w:rPr>
        <w:t xml:space="preserve">. No </w:t>
      </w:r>
      <w:r w:rsidR="00D75836">
        <w:rPr>
          <w:rFonts w:asciiTheme="majorBidi" w:hAnsiTheme="majorBidi" w:cstheme="majorBidi"/>
        </w:rPr>
        <w:t>number</w:t>
      </w:r>
      <w:r>
        <w:rPr>
          <w:rFonts w:asciiTheme="majorBidi" w:hAnsiTheme="majorBidi" w:cstheme="majorBidi"/>
        </w:rPr>
        <w:t xml:space="preserve"> indicates a p-value of greater than 0.05. </w:t>
      </w:r>
    </w:p>
    <w:p w14:paraId="4BAC34B6" w14:textId="0F22FC2A" w:rsidR="00B804BF" w:rsidRDefault="00F35C8F" w:rsidP="00F448DD">
      <w:pPr>
        <w:spacing w:line="240" w:lineRule="auto"/>
        <w:ind w:firstLine="720"/>
        <w:contextualSpacing/>
        <w:rPr>
          <w:rFonts w:asciiTheme="majorBidi" w:hAnsiTheme="majorBidi" w:cstheme="majorBidi"/>
        </w:rPr>
      </w:pPr>
      <w:r>
        <w:rPr>
          <w:rFonts w:asciiTheme="majorBidi" w:hAnsiTheme="majorBidi" w:cstheme="majorBidi"/>
        </w:rPr>
        <w:t xml:space="preserve">The relevant values (i.e. comparisons between the measure of physical change and the economic variables) fall within the black rectangle. Correlations between physical and economic changes in the same year ranges are in blue squares, while red squares contain correlations </w:t>
      </w:r>
      <w:r>
        <w:rPr>
          <w:rFonts w:asciiTheme="majorBidi" w:hAnsiTheme="majorBidi" w:cstheme="majorBidi"/>
        </w:rPr>
        <w:lastRenderedPageBreak/>
        <w:t>between physical change and economic change from the previous observation. This provides a rough temporally lagged analysis: although the time between observations is inconsistent, the offset comparisons allow for an estimate of the influence of time. The yellow squares similarly provide correlations using economic change from observations two prior to the physical change observations.</w:t>
      </w:r>
      <w:r w:rsidR="00B6229B">
        <w:rPr>
          <w:rFonts w:asciiTheme="majorBidi" w:hAnsiTheme="majorBidi" w:cstheme="majorBidi"/>
        </w:rPr>
        <w:t xml:space="preserve"> Figures 1 and 2 show the correlation matrices for NDVI and NTL using percent change for all variables. </w:t>
      </w:r>
    </w:p>
    <w:p w14:paraId="31AAD9EE" w14:textId="77777777" w:rsidR="00F448DD" w:rsidRDefault="00F448DD" w:rsidP="00F448DD">
      <w:pPr>
        <w:spacing w:line="240" w:lineRule="auto"/>
        <w:contextualSpacing/>
        <w:rPr>
          <w:rFonts w:asciiTheme="majorBidi" w:hAnsiTheme="majorBidi" w:cstheme="majorBidi"/>
          <w:i/>
          <w:iCs/>
        </w:rPr>
      </w:pPr>
    </w:p>
    <w:p w14:paraId="472E11B5" w14:textId="60B59891" w:rsidR="00B804BF" w:rsidRPr="00D20975" w:rsidRDefault="00D65046" w:rsidP="00F448DD">
      <w:pPr>
        <w:spacing w:line="240" w:lineRule="auto"/>
        <w:contextualSpacing/>
        <w:rPr>
          <w:rFonts w:asciiTheme="majorBidi" w:hAnsiTheme="majorBidi" w:cstheme="majorBidi"/>
          <w:i/>
          <w:iCs/>
        </w:rPr>
      </w:pPr>
      <w:r w:rsidRPr="00D20975">
        <w:rPr>
          <w:rFonts w:asciiTheme="majorBidi" w:hAnsiTheme="majorBidi" w:cstheme="majorBidi"/>
          <w:i/>
          <w:iCs/>
        </w:rPr>
        <w:t>Figure 1: Correlation Matri</w:t>
      </w:r>
      <w:r w:rsidR="00C60D5D" w:rsidRPr="00D20975">
        <w:rPr>
          <w:rFonts w:asciiTheme="majorBidi" w:hAnsiTheme="majorBidi" w:cstheme="majorBidi"/>
          <w:i/>
          <w:iCs/>
        </w:rPr>
        <w:t>x</w:t>
      </w:r>
      <w:r w:rsidRPr="00D20975">
        <w:rPr>
          <w:rFonts w:asciiTheme="majorBidi" w:hAnsiTheme="majorBidi" w:cstheme="majorBidi"/>
          <w:i/>
          <w:iCs/>
        </w:rPr>
        <w:t xml:space="preserve"> for NDVI versus Economic Data, using Percent Change</w:t>
      </w:r>
    </w:p>
    <w:p w14:paraId="04868DD4" w14:textId="536983A2" w:rsidR="00DC40BF" w:rsidRDefault="00A15857" w:rsidP="00F448DD">
      <w:pPr>
        <w:spacing w:line="240" w:lineRule="auto"/>
        <w:contextualSpacing/>
        <w:rPr>
          <w:rFonts w:asciiTheme="majorBidi" w:hAnsiTheme="majorBidi" w:cstheme="majorBidi"/>
        </w:rPr>
      </w:pPr>
      <w:r>
        <w:rPr>
          <w:rFonts w:asciiTheme="majorBidi" w:hAnsiTheme="majorBidi" w:cstheme="majorBidi"/>
          <w:noProof/>
        </w:rPr>
        <w:drawing>
          <wp:inline distT="0" distB="0" distL="0" distR="0" wp14:anchorId="11EBCA93" wp14:editId="420065E8">
            <wp:extent cx="5943600" cy="2089785"/>
            <wp:effectExtent l="0" t="0" r="0" b="5715"/>
            <wp:docPr id="6" name="Picture 6" descr="A diagram of a grid with square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grid with squares and letters&#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089785"/>
                    </a:xfrm>
                    <a:prstGeom prst="rect">
                      <a:avLst/>
                    </a:prstGeom>
                  </pic:spPr>
                </pic:pic>
              </a:graphicData>
            </a:graphic>
          </wp:inline>
        </w:drawing>
      </w:r>
    </w:p>
    <w:p w14:paraId="07D84997" w14:textId="3C5C6591" w:rsidR="00D65046" w:rsidRPr="00D20975" w:rsidRDefault="00D65046" w:rsidP="00F448DD">
      <w:pPr>
        <w:spacing w:line="240" w:lineRule="auto"/>
        <w:contextualSpacing/>
        <w:rPr>
          <w:rFonts w:asciiTheme="majorBidi" w:hAnsiTheme="majorBidi" w:cstheme="majorBidi"/>
          <w:i/>
          <w:iCs/>
        </w:rPr>
      </w:pPr>
      <w:r w:rsidRPr="00D20975">
        <w:rPr>
          <w:rFonts w:asciiTheme="majorBidi" w:hAnsiTheme="majorBidi" w:cstheme="majorBidi"/>
          <w:i/>
          <w:iCs/>
        </w:rPr>
        <w:t>Figure 2: Correlation matri</w:t>
      </w:r>
      <w:r w:rsidR="00C60D5D" w:rsidRPr="00D20975">
        <w:rPr>
          <w:rFonts w:asciiTheme="majorBidi" w:hAnsiTheme="majorBidi" w:cstheme="majorBidi"/>
          <w:i/>
          <w:iCs/>
        </w:rPr>
        <w:t>x</w:t>
      </w:r>
      <w:r w:rsidRPr="00D20975">
        <w:rPr>
          <w:rFonts w:asciiTheme="majorBidi" w:hAnsiTheme="majorBidi" w:cstheme="majorBidi"/>
          <w:i/>
          <w:iCs/>
        </w:rPr>
        <w:t xml:space="preserve"> for NTL versus Economic Data, using </w:t>
      </w:r>
      <w:r w:rsidR="00B6229B" w:rsidRPr="00D20975">
        <w:rPr>
          <w:rFonts w:asciiTheme="majorBidi" w:hAnsiTheme="majorBidi" w:cstheme="majorBidi"/>
          <w:i/>
          <w:iCs/>
        </w:rPr>
        <w:t>Percent</w:t>
      </w:r>
      <w:r w:rsidRPr="00D20975">
        <w:rPr>
          <w:rFonts w:asciiTheme="majorBidi" w:hAnsiTheme="majorBidi" w:cstheme="majorBidi"/>
          <w:i/>
          <w:iCs/>
        </w:rPr>
        <w:t xml:space="preserve"> Change</w:t>
      </w:r>
    </w:p>
    <w:p w14:paraId="7F6231E1" w14:textId="2E6968C8" w:rsidR="00D65046" w:rsidRDefault="00C60D5D" w:rsidP="00F448DD">
      <w:pPr>
        <w:spacing w:line="240" w:lineRule="auto"/>
        <w:contextualSpacing/>
        <w:rPr>
          <w:rFonts w:asciiTheme="majorBidi" w:hAnsiTheme="majorBidi" w:cstheme="majorBidi"/>
        </w:rPr>
      </w:pPr>
      <w:r>
        <w:rPr>
          <w:rFonts w:asciiTheme="majorBidi" w:hAnsiTheme="majorBidi" w:cstheme="majorBidi"/>
          <w:noProof/>
        </w:rPr>
        <w:drawing>
          <wp:inline distT="0" distB="0" distL="0" distR="0" wp14:anchorId="1CE59B19" wp14:editId="5C14208E">
            <wp:extent cx="4152900" cy="3281945"/>
            <wp:effectExtent l="0" t="0" r="0" b="0"/>
            <wp:docPr id="7" name="Picture 7"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gam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58428" cy="3286313"/>
                    </a:xfrm>
                    <a:prstGeom prst="rect">
                      <a:avLst/>
                    </a:prstGeom>
                  </pic:spPr>
                </pic:pic>
              </a:graphicData>
            </a:graphic>
          </wp:inline>
        </w:drawing>
      </w:r>
    </w:p>
    <w:p w14:paraId="19CE055D" w14:textId="7E4D86F3" w:rsidR="004E78DF" w:rsidRDefault="00F35C8F" w:rsidP="00F448DD">
      <w:pPr>
        <w:spacing w:line="240" w:lineRule="auto"/>
        <w:ind w:firstLine="720"/>
        <w:contextualSpacing/>
        <w:rPr>
          <w:rFonts w:asciiTheme="majorBidi" w:hAnsiTheme="majorBidi" w:cstheme="majorBidi"/>
        </w:rPr>
      </w:pPr>
      <w:r>
        <w:rPr>
          <w:rFonts w:asciiTheme="majorBidi" w:hAnsiTheme="majorBidi" w:cstheme="majorBidi"/>
        </w:rPr>
        <w:t>No highly correlated variable relationships were found in among the studied variable interaction in any of the percent change or raw change correlation matrices. The</w:t>
      </w:r>
      <w:r w:rsidR="004E78DF">
        <w:rPr>
          <w:rFonts w:asciiTheme="majorBidi" w:hAnsiTheme="majorBidi" w:cstheme="majorBidi"/>
        </w:rPr>
        <w:t xml:space="preserve">re was likewise no apparent difference between the temporally lagged comparisons and the unlagged correlations. To better interpret the correlation coefficients produced, the most correlated relevant variable combination for NDVI and NTL, and for both percent change and raw change, were plotted. Figures 3 and 4 show distributions of data between those relevant data pairs, modelling the change in physical attribute by the economic change. </w:t>
      </w:r>
    </w:p>
    <w:p w14:paraId="686EDE53" w14:textId="4C591C3C" w:rsidR="00F35C8F" w:rsidRPr="00D20975" w:rsidRDefault="004E78DF" w:rsidP="00F448DD">
      <w:pPr>
        <w:spacing w:line="240" w:lineRule="auto"/>
        <w:contextualSpacing/>
        <w:rPr>
          <w:rFonts w:asciiTheme="majorBidi" w:hAnsiTheme="majorBidi" w:cstheme="majorBidi"/>
          <w:i/>
          <w:iCs/>
        </w:rPr>
      </w:pPr>
      <w:r w:rsidRPr="00D20975">
        <w:rPr>
          <w:rFonts w:asciiTheme="majorBidi" w:hAnsiTheme="majorBidi" w:cstheme="majorBidi"/>
          <w:i/>
          <w:iCs/>
        </w:rPr>
        <w:lastRenderedPageBreak/>
        <w:t xml:space="preserve">Figure 3: Scatter Plot for NDVI Changes most Correlated with an Economic Variable, using Percent Change </w:t>
      </w:r>
    </w:p>
    <w:p w14:paraId="2FE637AD" w14:textId="50A200C9" w:rsidR="00D20975" w:rsidRDefault="00D20975" w:rsidP="00F448DD">
      <w:pPr>
        <w:spacing w:line="240" w:lineRule="auto"/>
        <w:contextualSpacing/>
        <w:rPr>
          <w:rFonts w:asciiTheme="majorBidi" w:hAnsiTheme="majorBidi" w:cstheme="majorBidi"/>
        </w:rPr>
      </w:pPr>
      <w:r>
        <w:rPr>
          <w:rFonts w:asciiTheme="majorBidi" w:hAnsiTheme="majorBidi" w:cstheme="majorBidi"/>
          <w:noProof/>
        </w:rPr>
        <w:drawing>
          <wp:inline distT="0" distB="0" distL="0" distR="0" wp14:anchorId="7205127B" wp14:editId="1DEB1688">
            <wp:extent cx="3873500" cy="2324100"/>
            <wp:effectExtent l="0" t="0" r="0" b="0"/>
            <wp:docPr id="9" name="Picture 9" descr="A black and white image of a clou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black and white image of a cloud&#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83112" cy="2329867"/>
                    </a:xfrm>
                    <a:prstGeom prst="rect">
                      <a:avLst/>
                    </a:prstGeom>
                  </pic:spPr>
                </pic:pic>
              </a:graphicData>
            </a:graphic>
          </wp:inline>
        </w:drawing>
      </w:r>
    </w:p>
    <w:p w14:paraId="3C0F4865" w14:textId="1B386E01" w:rsidR="00F35C8F" w:rsidRPr="00D20975" w:rsidRDefault="004E78DF" w:rsidP="00F448DD">
      <w:pPr>
        <w:spacing w:line="240" w:lineRule="auto"/>
        <w:contextualSpacing/>
        <w:rPr>
          <w:rFonts w:asciiTheme="majorBidi" w:hAnsiTheme="majorBidi" w:cstheme="majorBidi"/>
          <w:i/>
          <w:iCs/>
        </w:rPr>
      </w:pPr>
      <w:r w:rsidRPr="00D20975">
        <w:rPr>
          <w:rFonts w:asciiTheme="majorBidi" w:hAnsiTheme="majorBidi" w:cstheme="majorBidi"/>
          <w:i/>
          <w:iCs/>
        </w:rPr>
        <w:t xml:space="preserve">Figure 4: Scatter Plot for NTL Changes most Correlated with an Economic Variable, using </w:t>
      </w:r>
      <w:r w:rsidR="00B6229B" w:rsidRPr="00D20975">
        <w:rPr>
          <w:rFonts w:asciiTheme="majorBidi" w:hAnsiTheme="majorBidi" w:cstheme="majorBidi"/>
          <w:i/>
          <w:iCs/>
        </w:rPr>
        <w:t>Percent</w:t>
      </w:r>
      <w:r w:rsidRPr="00D20975">
        <w:rPr>
          <w:rFonts w:asciiTheme="majorBidi" w:hAnsiTheme="majorBidi" w:cstheme="majorBidi"/>
          <w:i/>
          <w:iCs/>
        </w:rPr>
        <w:t xml:space="preserve"> Change</w:t>
      </w:r>
    </w:p>
    <w:p w14:paraId="60861DF0" w14:textId="07F97B32" w:rsidR="00307F0E" w:rsidRDefault="00D20975" w:rsidP="00F448DD">
      <w:pPr>
        <w:spacing w:line="240" w:lineRule="auto"/>
        <w:contextualSpacing/>
        <w:rPr>
          <w:rFonts w:asciiTheme="majorBidi" w:hAnsiTheme="majorBidi" w:cstheme="majorBidi"/>
        </w:rPr>
      </w:pPr>
      <w:r>
        <w:rPr>
          <w:rFonts w:asciiTheme="majorBidi" w:hAnsiTheme="majorBidi" w:cstheme="majorBidi"/>
          <w:noProof/>
        </w:rPr>
        <w:drawing>
          <wp:inline distT="0" distB="0" distL="0" distR="0" wp14:anchorId="08F7DA20" wp14:editId="6A857BCB">
            <wp:extent cx="3873500" cy="2324100"/>
            <wp:effectExtent l="0" t="0" r="0" b="0"/>
            <wp:docPr id="8" name="Picture 8" descr="A black circle with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black circle with a white background&#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75653" cy="2325392"/>
                    </a:xfrm>
                    <a:prstGeom prst="rect">
                      <a:avLst/>
                    </a:prstGeom>
                  </pic:spPr>
                </pic:pic>
              </a:graphicData>
            </a:graphic>
          </wp:inline>
        </w:drawing>
      </w:r>
    </w:p>
    <w:p w14:paraId="7B82B0C0" w14:textId="35752565" w:rsidR="004F653B" w:rsidRDefault="00C71973" w:rsidP="00F448DD">
      <w:pPr>
        <w:spacing w:line="240" w:lineRule="auto"/>
        <w:ind w:firstLine="720"/>
        <w:contextualSpacing/>
        <w:rPr>
          <w:rFonts w:asciiTheme="majorBidi" w:hAnsiTheme="majorBidi" w:cstheme="majorBidi"/>
        </w:rPr>
      </w:pPr>
      <w:r>
        <w:rPr>
          <w:rFonts w:asciiTheme="majorBidi" w:hAnsiTheme="majorBidi" w:cstheme="majorBidi"/>
        </w:rPr>
        <w:t>The scatter plots largely produce a star-pattern, with tract extremes extending out nearer to the x</w:t>
      </w:r>
      <w:r w:rsidR="002B2791">
        <w:rPr>
          <w:rFonts w:asciiTheme="majorBidi" w:hAnsiTheme="majorBidi" w:cstheme="majorBidi"/>
        </w:rPr>
        <w:t>-</w:t>
      </w:r>
      <w:r>
        <w:rPr>
          <w:rFonts w:asciiTheme="majorBidi" w:hAnsiTheme="majorBidi" w:cstheme="majorBidi"/>
        </w:rPr>
        <w:t xml:space="preserve"> and y</w:t>
      </w:r>
      <w:r w:rsidR="002B2791">
        <w:rPr>
          <w:rFonts w:asciiTheme="majorBidi" w:hAnsiTheme="majorBidi" w:cstheme="majorBidi"/>
        </w:rPr>
        <w:t>-</w:t>
      </w:r>
      <w:r>
        <w:rPr>
          <w:rFonts w:asciiTheme="majorBidi" w:hAnsiTheme="majorBidi" w:cstheme="majorBidi"/>
        </w:rPr>
        <w:t xml:space="preserve">intercepts. These </w:t>
      </w:r>
      <w:proofErr w:type="spellStart"/>
      <w:r w:rsidR="00D75836">
        <w:rPr>
          <w:rFonts w:asciiTheme="majorBidi" w:hAnsiTheme="majorBidi" w:cstheme="majorBidi"/>
        </w:rPr>
        <w:t>patternings</w:t>
      </w:r>
      <w:proofErr w:type="spellEnd"/>
      <w:r w:rsidR="00D75836">
        <w:rPr>
          <w:rFonts w:asciiTheme="majorBidi" w:hAnsiTheme="majorBidi" w:cstheme="majorBidi"/>
        </w:rPr>
        <w:t xml:space="preserve"> </w:t>
      </w:r>
      <w:r w:rsidR="004F653B">
        <w:rPr>
          <w:rFonts w:asciiTheme="majorBidi" w:hAnsiTheme="majorBidi" w:cstheme="majorBidi"/>
        </w:rPr>
        <w:t xml:space="preserve">reflect randomly correlated normal distributions. </w:t>
      </w:r>
    </w:p>
    <w:p w14:paraId="44E97AEC" w14:textId="4FDD6544" w:rsidR="00F35C8F" w:rsidRDefault="00D75836" w:rsidP="00F448DD">
      <w:pPr>
        <w:spacing w:line="240" w:lineRule="auto"/>
        <w:ind w:firstLine="720"/>
        <w:contextualSpacing/>
        <w:rPr>
          <w:rFonts w:asciiTheme="majorBidi" w:hAnsiTheme="majorBidi" w:cstheme="majorBidi"/>
        </w:rPr>
      </w:pPr>
      <w:r>
        <w:rPr>
          <w:rFonts w:asciiTheme="majorBidi" w:hAnsiTheme="majorBidi" w:cstheme="majorBidi"/>
        </w:rPr>
        <w:t xml:space="preserve">Similar correlations were run on limited subsets of the data. </w:t>
      </w:r>
      <w:r w:rsidR="008A4932">
        <w:rPr>
          <w:rFonts w:asciiTheme="majorBidi" w:hAnsiTheme="majorBidi" w:cstheme="majorBidi"/>
        </w:rPr>
        <w:t xml:space="preserve">This analysis subset the data in multiple ways: by </w:t>
      </w:r>
      <w:r>
        <w:rPr>
          <w:rFonts w:asciiTheme="majorBidi" w:hAnsiTheme="majorBidi" w:cstheme="majorBidi"/>
        </w:rPr>
        <w:t xml:space="preserve">only including inter-observation changes over 10%, </w:t>
      </w:r>
      <w:r w:rsidR="008A4932">
        <w:rPr>
          <w:rFonts w:asciiTheme="majorBidi" w:hAnsiTheme="majorBidi" w:cstheme="majorBidi"/>
        </w:rPr>
        <w:t xml:space="preserve">and </w:t>
      </w:r>
      <w:r>
        <w:rPr>
          <w:rFonts w:asciiTheme="majorBidi" w:hAnsiTheme="majorBidi" w:cstheme="majorBidi"/>
        </w:rPr>
        <w:t>only including urban geographies (defined as tracts within a Core Based Statistical Area)</w:t>
      </w:r>
      <w:r w:rsidR="008A4932">
        <w:rPr>
          <w:rFonts w:asciiTheme="majorBidi" w:hAnsiTheme="majorBidi" w:cstheme="majorBidi"/>
        </w:rPr>
        <w:t xml:space="preserve">. No significantly different results were identified. </w:t>
      </w:r>
      <w:r>
        <w:rPr>
          <w:rFonts w:asciiTheme="majorBidi" w:hAnsiTheme="majorBidi" w:cstheme="majorBidi"/>
        </w:rPr>
        <w:t xml:space="preserve"> </w:t>
      </w:r>
    </w:p>
    <w:p w14:paraId="6C8D83EA" w14:textId="67855CC6" w:rsidR="008A4932" w:rsidRDefault="008A4932" w:rsidP="00F448DD">
      <w:pPr>
        <w:spacing w:line="240" w:lineRule="auto"/>
        <w:ind w:firstLine="720"/>
        <w:contextualSpacing/>
        <w:rPr>
          <w:rFonts w:asciiTheme="majorBidi" w:hAnsiTheme="majorBidi" w:cstheme="majorBidi"/>
        </w:rPr>
      </w:pPr>
      <w:r>
        <w:rPr>
          <w:rFonts w:asciiTheme="majorBidi" w:hAnsiTheme="majorBidi" w:cstheme="majorBidi"/>
        </w:rPr>
        <w:t xml:space="preserve">Maps of select urban areas were also produced, comparing change in NDVI </w:t>
      </w:r>
      <w:r w:rsidR="00B6229B">
        <w:rPr>
          <w:rFonts w:asciiTheme="majorBidi" w:hAnsiTheme="majorBidi" w:cstheme="majorBidi"/>
        </w:rPr>
        <w:t xml:space="preserve">between 2012 and 2017 to Average Home Value Change between 2000 and 2010. This case was chosen due to the relatively high correlation coefficient among the relevant variable relationships, in order to isolate any potential spatial similarities in economic and physical changes. Figures 5 and 6 show two comparison maps, one of Richmond, Virginia, and one of Chicago, Illinois. </w:t>
      </w:r>
    </w:p>
    <w:p w14:paraId="33A49EF2" w14:textId="77777777" w:rsidR="00F448DD" w:rsidRDefault="00F448DD" w:rsidP="00F448DD">
      <w:pPr>
        <w:spacing w:line="240" w:lineRule="auto"/>
        <w:contextualSpacing/>
        <w:rPr>
          <w:rFonts w:asciiTheme="majorBidi" w:hAnsiTheme="majorBidi" w:cstheme="majorBidi"/>
        </w:rPr>
      </w:pPr>
    </w:p>
    <w:p w14:paraId="0974D888" w14:textId="02773E7B" w:rsidR="00B6229B" w:rsidRPr="00F448DD" w:rsidRDefault="00B6229B" w:rsidP="00F448DD">
      <w:pPr>
        <w:spacing w:line="240" w:lineRule="auto"/>
        <w:contextualSpacing/>
        <w:rPr>
          <w:rFonts w:asciiTheme="majorBidi" w:hAnsiTheme="majorBidi" w:cstheme="majorBidi"/>
          <w:i/>
          <w:iCs/>
        </w:rPr>
      </w:pPr>
      <w:r w:rsidRPr="00F448DD">
        <w:rPr>
          <w:rFonts w:asciiTheme="majorBidi" w:hAnsiTheme="majorBidi" w:cstheme="majorBidi"/>
          <w:i/>
          <w:iCs/>
        </w:rPr>
        <w:t xml:space="preserve">Figure </w:t>
      </w:r>
      <w:r w:rsidR="004F653B" w:rsidRPr="00F448DD">
        <w:rPr>
          <w:rFonts w:asciiTheme="majorBidi" w:hAnsiTheme="majorBidi" w:cstheme="majorBidi"/>
          <w:i/>
          <w:iCs/>
        </w:rPr>
        <w:t>5: Map of Richmond</w:t>
      </w:r>
      <w:r w:rsidR="00DC40BF" w:rsidRPr="00F448DD">
        <w:rPr>
          <w:rFonts w:asciiTheme="majorBidi" w:hAnsiTheme="majorBidi" w:cstheme="majorBidi"/>
          <w:i/>
          <w:iCs/>
        </w:rPr>
        <w:t>,</w:t>
      </w:r>
      <w:r w:rsidR="004F653B" w:rsidRPr="00F448DD">
        <w:rPr>
          <w:rFonts w:asciiTheme="majorBidi" w:hAnsiTheme="majorBidi" w:cstheme="majorBidi"/>
          <w:i/>
          <w:iCs/>
        </w:rPr>
        <w:t xml:space="preserve"> Virginia, Comparing Change in NDVI 2012-2017 to Change in Average Home Value 2000-2010</w:t>
      </w:r>
    </w:p>
    <w:p w14:paraId="26DC3D18" w14:textId="36E3FCBE" w:rsidR="00DC40BF" w:rsidRDefault="00DC40BF" w:rsidP="00F448DD">
      <w:pPr>
        <w:spacing w:line="240" w:lineRule="auto"/>
        <w:contextualSpacing/>
        <w:rPr>
          <w:rFonts w:asciiTheme="majorBidi" w:hAnsiTheme="majorBidi" w:cstheme="majorBidi"/>
        </w:rPr>
      </w:pPr>
      <w:r>
        <w:rPr>
          <w:rFonts w:asciiTheme="majorBidi" w:hAnsiTheme="majorBidi" w:cstheme="majorBidi"/>
          <w:noProof/>
        </w:rPr>
        <w:lastRenderedPageBreak/>
        <w:drawing>
          <wp:inline distT="0" distB="0" distL="0" distR="0" wp14:anchorId="141A9B38" wp14:editId="40512AD8">
            <wp:extent cx="5785945" cy="4471126"/>
            <wp:effectExtent l="0" t="0" r="5715" b="5715"/>
            <wp:docPr id="2" name="Picture 2"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map of a city&#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96903" cy="4479594"/>
                    </a:xfrm>
                    <a:prstGeom prst="rect">
                      <a:avLst/>
                    </a:prstGeom>
                  </pic:spPr>
                </pic:pic>
              </a:graphicData>
            </a:graphic>
          </wp:inline>
        </w:drawing>
      </w:r>
    </w:p>
    <w:p w14:paraId="3F44A6E5" w14:textId="52D5A2D2" w:rsidR="00DC40BF" w:rsidRPr="00F448DD" w:rsidRDefault="00DC40BF" w:rsidP="00F448DD">
      <w:pPr>
        <w:spacing w:line="240" w:lineRule="auto"/>
        <w:contextualSpacing/>
        <w:rPr>
          <w:rFonts w:asciiTheme="majorBidi" w:hAnsiTheme="majorBidi" w:cstheme="majorBidi"/>
          <w:i/>
          <w:iCs/>
        </w:rPr>
      </w:pPr>
      <w:r w:rsidRPr="00F448DD">
        <w:rPr>
          <w:rFonts w:asciiTheme="majorBidi" w:hAnsiTheme="majorBidi" w:cstheme="majorBidi"/>
          <w:i/>
          <w:iCs/>
        </w:rPr>
        <w:t>Figure 6: Map of Chicago, Illinois, Comparing Change in NDVI 2012-2017 to Change in Average Home Value 2000-2010</w:t>
      </w:r>
    </w:p>
    <w:p w14:paraId="1DC4A495" w14:textId="09EAF024" w:rsidR="00B6229B" w:rsidRDefault="00DC40BF" w:rsidP="00F448DD">
      <w:pPr>
        <w:spacing w:line="240" w:lineRule="auto"/>
        <w:contextualSpacing/>
        <w:rPr>
          <w:rFonts w:asciiTheme="majorBidi" w:hAnsiTheme="majorBidi" w:cstheme="majorBidi"/>
        </w:rPr>
      </w:pPr>
      <w:r>
        <w:rPr>
          <w:rFonts w:asciiTheme="majorBidi" w:hAnsiTheme="majorBidi" w:cstheme="majorBidi"/>
          <w:noProof/>
        </w:rPr>
        <w:lastRenderedPageBreak/>
        <w:drawing>
          <wp:inline distT="0" distB="0" distL="0" distR="0" wp14:anchorId="150B4E7A" wp14:editId="261CF78A">
            <wp:extent cx="5924550" cy="4578234"/>
            <wp:effectExtent l="0" t="0" r="0" b="0"/>
            <wp:docPr id="1" name="Picture 1" descr="A map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map of different colored square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37442" cy="4588196"/>
                    </a:xfrm>
                    <a:prstGeom prst="rect">
                      <a:avLst/>
                    </a:prstGeom>
                  </pic:spPr>
                </pic:pic>
              </a:graphicData>
            </a:graphic>
          </wp:inline>
        </w:drawing>
      </w:r>
    </w:p>
    <w:p w14:paraId="47CC5DA2" w14:textId="7B7847C7" w:rsidR="00B6229B" w:rsidRDefault="00B6229B" w:rsidP="00F448DD">
      <w:pPr>
        <w:spacing w:line="240" w:lineRule="auto"/>
        <w:contextualSpacing/>
        <w:rPr>
          <w:rFonts w:asciiTheme="majorBidi" w:hAnsiTheme="majorBidi" w:cstheme="majorBidi"/>
        </w:rPr>
      </w:pPr>
    </w:p>
    <w:p w14:paraId="5AE60016" w14:textId="79187E24" w:rsidR="00DC40BF" w:rsidRDefault="00DC40BF" w:rsidP="00F448DD">
      <w:pPr>
        <w:spacing w:line="240" w:lineRule="auto"/>
        <w:ind w:firstLine="720"/>
        <w:contextualSpacing/>
        <w:rPr>
          <w:rFonts w:asciiTheme="majorBidi" w:hAnsiTheme="majorBidi" w:cstheme="majorBidi"/>
        </w:rPr>
      </w:pPr>
      <w:r>
        <w:rPr>
          <w:rFonts w:asciiTheme="majorBidi" w:hAnsiTheme="majorBidi" w:cstheme="majorBidi"/>
        </w:rPr>
        <w:t xml:space="preserve">While some clustering is evident in both Chicago and Richmond across changes in home value and changes in NDVI, there appears to be no similarities to the patterns between variables. The maps provide little evidence to suggest that the lack of correlation established in previous analyses neglects a spatial component, or that a relationship between NDVI and home values exists but only within certain types of geographies. </w:t>
      </w:r>
    </w:p>
    <w:p w14:paraId="3A051084" w14:textId="77777777" w:rsidR="00F448DD" w:rsidRDefault="00F448DD" w:rsidP="00F448DD">
      <w:pPr>
        <w:spacing w:line="240" w:lineRule="auto"/>
        <w:contextualSpacing/>
        <w:rPr>
          <w:rFonts w:asciiTheme="majorBidi" w:hAnsiTheme="majorBidi" w:cstheme="majorBidi"/>
          <w:b/>
          <w:bCs/>
        </w:rPr>
      </w:pPr>
    </w:p>
    <w:p w14:paraId="6377B386" w14:textId="4D726E7A" w:rsidR="00DC40BF" w:rsidRDefault="00DC40BF" w:rsidP="00F448DD">
      <w:pPr>
        <w:spacing w:line="240" w:lineRule="auto"/>
        <w:contextualSpacing/>
        <w:rPr>
          <w:rFonts w:asciiTheme="majorBidi" w:hAnsiTheme="majorBidi" w:cstheme="majorBidi"/>
          <w:b/>
          <w:bCs/>
        </w:rPr>
      </w:pPr>
      <w:r>
        <w:rPr>
          <w:rFonts w:asciiTheme="majorBidi" w:hAnsiTheme="majorBidi" w:cstheme="majorBidi"/>
          <w:b/>
          <w:bCs/>
        </w:rPr>
        <w:t>Discussion</w:t>
      </w:r>
    </w:p>
    <w:p w14:paraId="14B3A195" w14:textId="66E09A2E" w:rsidR="00B517F3" w:rsidRDefault="00B517F3" w:rsidP="00F448DD">
      <w:pPr>
        <w:spacing w:line="240" w:lineRule="auto"/>
        <w:contextualSpacing/>
        <w:rPr>
          <w:rFonts w:asciiTheme="majorBidi" w:hAnsiTheme="majorBidi" w:cstheme="majorBidi"/>
        </w:rPr>
      </w:pPr>
      <w:r>
        <w:rPr>
          <w:rFonts w:asciiTheme="majorBidi" w:hAnsiTheme="majorBidi" w:cstheme="majorBidi"/>
        </w:rPr>
        <w:tab/>
        <w:t xml:space="preserve">The analysis finds no apparent connection between changes in wealth in an area and subsequent changes to the physical environment, as measured with satellite data of nighttime lights and vegetation. While existing research finds significant evidence that areas with higher housing costs tend to be greener and produce more light at night, this research provides new insight into how those relationships change over time in sub-city areas such as neighborhoods. The lack of relationship between changes in the physical environment and </w:t>
      </w:r>
      <w:r w:rsidR="00F36EC7">
        <w:rPr>
          <w:rFonts w:asciiTheme="majorBidi" w:hAnsiTheme="majorBidi" w:cstheme="majorBidi"/>
        </w:rPr>
        <w:t xml:space="preserve">changes in wealth have a few possible explanations. </w:t>
      </w:r>
    </w:p>
    <w:p w14:paraId="6138D89A" w14:textId="5FF15335" w:rsidR="00F36EC7" w:rsidRDefault="00F36EC7" w:rsidP="00F448DD">
      <w:pPr>
        <w:pStyle w:val="ListParagraph"/>
        <w:numPr>
          <w:ilvl w:val="0"/>
          <w:numId w:val="1"/>
        </w:numPr>
        <w:spacing w:line="240" w:lineRule="auto"/>
        <w:rPr>
          <w:rFonts w:asciiTheme="majorBidi" w:hAnsiTheme="majorBidi" w:cstheme="majorBidi"/>
        </w:rPr>
      </w:pPr>
      <w:r>
        <w:rPr>
          <w:rFonts w:asciiTheme="majorBidi" w:hAnsiTheme="majorBidi" w:cstheme="majorBidi"/>
        </w:rPr>
        <w:t xml:space="preserve">Changes in wealth in an area do not cause measurable (with remote sensing techniques) changes to the physical environment. </w:t>
      </w:r>
    </w:p>
    <w:p w14:paraId="7FA4B637" w14:textId="07C578C8" w:rsidR="00F36EC7" w:rsidRDefault="00F36EC7" w:rsidP="00F448DD">
      <w:pPr>
        <w:spacing w:line="240" w:lineRule="auto"/>
        <w:ind w:firstLine="360"/>
        <w:contextualSpacing/>
        <w:rPr>
          <w:rFonts w:asciiTheme="majorBidi" w:hAnsiTheme="majorBidi" w:cstheme="majorBidi"/>
        </w:rPr>
      </w:pPr>
      <w:r>
        <w:rPr>
          <w:rFonts w:asciiTheme="majorBidi" w:hAnsiTheme="majorBidi" w:cstheme="majorBidi"/>
        </w:rPr>
        <w:t xml:space="preserve">It is possible that static (i.e. time-slice) relationships between </w:t>
      </w:r>
      <w:r w:rsidR="00F448DD">
        <w:rPr>
          <w:rFonts w:asciiTheme="majorBidi" w:hAnsiTheme="majorBidi" w:cstheme="majorBidi"/>
        </w:rPr>
        <w:t>vegetation</w:t>
      </w:r>
      <w:r>
        <w:rPr>
          <w:rFonts w:asciiTheme="majorBidi" w:hAnsiTheme="majorBidi" w:cstheme="majorBidi"/>
        </w:rPr>
        <w:t xml:space="preserve"> and wealth in an area are not the result of any particular action on the part of wealthy individuals, but rather that </w:t>
      </w:r>
      <w:r>
        <w:rPr>
          <w:rFonts w:asciiTheme="majorBidi" w:hAnsiTheme="majorBidi" w:cstheme="majorBidi"/>
        </w:rPr>
        <w:lastRenderedPageBreak/>
        <w:t>wealthy areas are greener because they historically have been greener. If this is the case, we would expect to find that the relationship between greenness and wealth slowly becomes weaker over time, as wealth becomes more spatially distributed through processes like gentrification. Another possibility is that any changes to the physical environment are not measurable by remote sensing: gentrification typically occurs in already built-up areas, and usually involves renovation and restoration rather than rebuilding, processes which are largely invisible to remote sensing. Repainting the exterior of a house, for example, is a physical change that would be invisible to satellite sensors.</w:t>
      </w:r>
      <w:r w:rsidR="00DB447B">
        <w:rPr>
          <w:rFonts w:asciiTheme="majorBidi" w:hAnsiTheme="majorBidi" w:cstheme="majorBidi"/>
        </w:rPr>
        <w:t xml:space="preserve"> Alternative physical impacts to those hypothesized and studied here may occur, and would likely require alternative methods to quantify.</w:t>
      </w:r>
    </w:p>
    <w:p w14:paraId="4FC2994A" w14:textId="3CE8CCDE" w:rsidR="00F36EC7" w:rsidRDefault="00F36EC7" w:rsidP="00F448DD">
      <w:pPr>
        <w:pStyle w:val="ListParagraph"/>
        <w:numPr>
          <w:ilvl w:val="0"/>
          <w:numId w:val="1"/>
        </w:numPr>
        <w:spacing w:line="240" w:lineRule="auto"/>
        <w:rPr>
          <w:rFonts w:asciiTheme="majorBidi" w:hAnsiTheme="majorBidi" w:cstheme="majorBidi"/>
        </w:rPr>
      </w:pPr>
      <w:r>
        <w:rPr>
          <w:rFonts w:asciiTheme="majorBidi" w:hAnsiTheme="majorBidi" w:cstheme="majorBidi"/>
        </w:rPr>
        <w:t>Suburban development offsets any greening effect.</w:t>
      </w:r>
    </w:p>
    <w:p w14:paraId="48D627EF" w14:textId="7D482E42" w:rsidR="00F36EC7" w:rsidRDefault="00F36EC7" w:rsidP="00F448DD">
      <w:pPr>
        <w:spacing w:line="240" w:lineRule="auto"/>
        <w:ind w:firstLine="360"/>
        <w:contextualSpacing/>
        <w:rPr>
          <w:rFonts w:asciiTheme="majorBidi" w:hAnsiTheme="majorBidi" w:cstheme="majorBidi"/>
        </w:rPr>
      </w:pPr>
      <w:r>
        <w:rPr>
          <w:rFonts w:asciiTheme="majorBidi" w:hAnsiTheme="majorBidi" w:cstheme="majorBidi"/>
        </w:rPr>
        <w:t xml:space="preserve">The methodology failed to account for different types or circumstances of changes in wealth. Suburban development in previously forested areas would </w:t>
      </w:r>
      <w:r w:rsidR="002B2791">
        <w:rPr>
          <w:rFonts w:asciiTheme="majorBidi" w:hAnsiTheme="majorBidi" w:cstheme="majorBidi"/>
        </w:rPr>
        <w:t>likely result in a decrease of NDVI in affected tracts, while urban wealth increases may have no impact or cause the opposite. One type of wealth increase may offset the impacts of the other. While the visual analysis of maps of urban areas did not support this conclusion, a more systematic analysis</w:t>
      </w:r>
      <w:r w:rsidR="00C142E6">
        <w:rPr>
          <w:rFonts w:asciiTheme="majorBidi" w:hAnsiTheme="majorBidi" w:cstheme="majorBidi"/>
        </w:rPr>
        <w:t>, using Census Bureau data for housing type and quantity</w:t>
      </w:r>
      <w:r w:rsidR="002B2791">
        <w:rPr>
          <w:rFonts w:asciiTheme="majorBidi" w:hAnsiTheme="majorBidi" w:cstheme="majorBidi"/>
        </w:rPr>
        <w:t xml:space="preserve"> could explore different types of development. </w:t>
      </w:r>
    </w:p>
    <w:p w14:paraId="30CC9F37" w14:textId="77777777" w:rsidR="00C142E6" w:rsidRDefault="00C142E6" w:rsidP="00F448DD">
      <w:pPr>
        <w:pStyle w:val="ListParagraph"/>
        <w:numPr>
          <w:ilvl w:val="0"/>
          <w:numId w:val="1"/>
        </w:numPr>
        <w:spacing w:line="240" w:lineRule="auto"/>
        <w:rPr>
          <w:rFonts w:asciiTheme="majorBidi" w:hAnsiTheme="majorBidi" w:cstheme="majorBidi"/>
        </w:rPr>
      </w:pPr>
      <w:r>
        <w:rPr>
          <w:rFonts w:asciiTheme="majorBidi" w:hAnsiTheme="majorBidi" w:cstheme="majorBidi"/>
        </w:rPr>
        <w:t xml:space="preserve">Changes to the physical environment may exceed the temporal scope of this research. </w:t>
      </w:r>
    </w:p>
    <w:p w14:paraId="7645CCE1" w14:textId="428D5957" w:rsidR="002B2791" w:rsidRDefault="00C142E6" w:rsidP="00F448DD">
      <w:pPr>
        <w:spacing w:line="240" w:lineRule="auto"/>
        <w:ind w:firstLine="360"/>
        <w:contextualSpacing/>
        <w:rPr>
          <w:rFonts w:asciiTheme="majorBidi" w:hAnsiTheme="majorBidi" w:cstheme="majorBidi"/>
        </w:rPr>
      </w:pPr>
      <w:r>
        <w:rPr>
          <w:rFonts w:asciiTheme="majorBidi" w:hAnsiTheme="majorBidi" w:cstheme="majorBidi"/>
        </w:rPr>
        <w:t xml:space="preserve">The time scope of this research was dictated by the availability of high-quality demographic information and satellite imagery. Remotely Sensed data is limited by the lifespan and historical launch date of sensors, and so longer-reaching studies may only be possible in the future. </w:t>
      </w:r>
    </w:p>
    <w:p w14:paraId="094798E4" w14:textId="6E97A986" w:rsidR="00C142E6" w:rsidRDefault="00C142E6" w:rsidP="00F448DD">
      <w:pPr>
        <w:spacing w:line="240" w:lineRule="auto"/>
        <w:ind w:firstLine="360"/>
        <w:contextualSpacing/>
        <w:rPr>
          <w:rFonts w:asciiTheme="majorBidi" w:hAnsiTheme="majorBidi" w:cstheme="majorBidi"/>
        </w:rPr>
      </w:pPr>
      <w:r>
        <w:rPr>
          <w:rFonts w:asciiTheme="majorBidi" w:hAnsiTheme="majorBidi" w:cstheme="majorBidi"/>
        </w:rPr>
        <w:t xml:space="preserve">Additionally, comparing demographic data at a large scale (e.g. the census tract level), is challenging over larger stretches of time due to the continual addition of census geographies and shifting borders. Unfortunately, no level of aggregation with consistent boundaries appears to exist for which the U.S. Census Bureau reliably publishes demographic data. </w:t>
      </w:r>
    </w:p>
    <w:p w14:paraId="1BD03DFA" w14:textId="3CDA667A" w:rsidR="00DB447B" w:rsidRDefault="00DB447B" w:rsidP="00F448DD">
      <w:pPr>
        <w:pStyle w:val="ListParagraph"/>
        <w:numPr>
          <w:ilvl w:val="0"/>
          <w:numId w:val="1"/>
        </w:numPr>
        <w:spacing w:line="240" w:lineRule="auto"/>
        <w:rPr>
          <w:rFonts w:asciiTheme="majorBidi" w:hAnsiTheme="majorBidi" w:cstheme="majorBidi"/>
        </w:rPr>
      </w:pPr>
      <w:r>
        <w:rPr>
          <w:rFonts w:asciiTheme="majorBidi" w:hAnsiTheme="majorBidi" w:cstheme="majorBidi"/>
        </w:rPr>
        <w:t xml:space="preserve">Changes to the physical environment may exceed the spatial scope of this research. </w:t>
      </w:r>
    </w:p>
    <w:p w14:paraId="46606210" w14:textId="4DB9AE45" w:rsidR="00DB447B" w:rsidRPr="00DB447B" w:rsidRDefault="00C838A3" w:rsidP="00F448DD">
      <w:pPr>
        <w:spacing w:line="240" w:lineRule="auto"/>
        <w:ind w:firstLine="360"/>
        <w:contextualSpacing/>
        <w:rPr>
          <w:rFonts w:asciiTheme="majorBidi" w:hAnsiTheme="majorBidi" w:cstheme="majorBidi"/>
        </w:rPr>
      </w:pPr>
      <w:r>
        <w:rPr>
          <w:rFonts w:asciiTheme="majorBidi" w:hAnsiTheme="majorBidi" w:cstheme="majorBidi"/>
        </w:rPr>
        <w:t>A final explanation is that the hypothesized changes in the physical environment following changes in wealth only happen at a smaller geographic scale. Existing research finds patterns of physical characteristics generally at the city or district level. Census tracts as a proxy for neighborhoods may simply be too granular, and too subject to other unknown variables impacting greenness and nighttime light to demonstrate any pattern.</w:t>
      </w:r>
    </w:p>
    <w:p w14:paraId="1119E79A" w14:textId="4D80594F" w:rsidR="00F36EC7" w:rsidRDefault="00F36EC7" w:rsidP="00F448DD">
      <w:pPr>
        <w:spacing w:line="240" w:lineRule="auto"/>
        <w:contextualSpacing/>
        <w:rPr>
          <w:rFonts w:asciiTheme="majorBidi" w:hAnsiTheme="majorBidi" w:cstheme="majorBidi"/>
        </w:rPr>
      </w:pPr>
    </w:p>
    <w:p w14:paraId="1F0AB870" w14:textId="6895E5CB" w:rsidR="00C142E6" w:rsidRDefault="00C142E6" w:rsidP="00F448DD">
      <w:pPr>
        <w:spacing w:line="240" w:lineRule="auto"/>
        <w:ind w:firstLine="720"/>
        <w:contextualSpacing/>
        <w:rPr>
          <w:rFonts w:asciiTheme="majorBidi" w:hAnsiTheme="majorBidi" w:cstheme="majorBidi"/>
        </w:rPr>
      </w:pPr>
      <w:r>
        <w:rPr>
          <w:rFonts w:asciiTheme="majorBidi" w:hAnsiTheme="majorBidi" w:cstheme="majorBidi"/>
        </w:rPr>
        <w:t xml:space="preserve">It is also possible that the research design simply failed to capture any relationship between changes in wealth and changes in physical characteristics of neighborhoods and other sub-city areas. Census Bureau boundaries likely change in response to changes in population. Because comparisons in this research could only be done for each year of observation within the common set of existing tracts, tracts that experienced demographic shifts could have been systematically excluded from the analysis. It is possible that </w:t>
      </w:r>
      <w:r w:rsidR="00DB447B">
        <w:rPr>
          <w:rFonts w:asciiTheme="majorBidi" w:hAnsiTheme="majorBidi" w:cstheme="majorBidi"/>
        </w:rPr>
        <w:t>because of this, any</w:t>
      </w:r>
      <w:r>
        <w:rPr>
          <w:rFonts w:asciiTheme="majorBidi" w:hAnsiTheme="majorBidi" w:cstheme="majorBidi"/>
        </w:rPr>
        <w:t xml:space="preserve"> existing pattern is simply invisible to </w:t>
      </w:r>
      <w:r w:rsidR="00DB447B">
        <w:rPr>
          <w:rFonts w:asciiTheme="majorBidi" w:hAnsiTheme="majorBidi" w:cstheme="majorBidi"/>
        </w:rPr>
        <w:t>highly localized and evolving Census Bureau geographies.</w:t>
      </w:r>
      <w:r>
        <w:rPr>
          <w:rFonts w:asciiTheme="majorBidi" w:hAnsiTheme="majorBidi" w:cstheme="majorBidi"/>
        </w:rPr>
        <w:t xml:space="preserve"> </w:t>
      </w:r>
      <w:r w:rsidR="003C7629">
        <w:rPr>
          <w:rFonts w:asciiTheme="majorBidi" w:hAnsiTheme="majorBidi" w:cstheme="majorBidi"/>
        </w:rPr>
        <w:t xml:space="preserve">Additionally, all satellite data were aggregated using the 2022 census tract and county subdivision geographies, which don’t represent the exact same geographies in previous years. Further research should use year-specific geographies aligned with the remotely sensed data to calculate more representative values for the physical environment. </w:t>
      </w:r>
    </w:p>
    <w:p w14:paraId="099BC181" w14:textId="427AB5AE" w:rsidR="003C7629" w:rsidRDefault="003C7629" w:rsidP="00F448DD">
      <w:pPr>
        <w:spacing w:line="240" w:lineRule="auto"/>
        <w:ind w:firstLine="720"/>
        <w:contextualSpacing/>
        <w:rPr>
          <w:rFonts w:asciiTheme="majorBidi" w:hAnsiTheme="majorBidi" w:cstheme="majorBidi"/>
        </w:rPr>
      </w:pPr>
      <w:r>
        <w:rPr>
          <w:rFonts w:asciiTheme="majorBidi" w:hAnsiTheme="majorBidi" w:cstheme="majorBidi"/>
        </w:rPr>
        <w:lastRenderedPageBreak/>
        <w:t>In all, this research indicates that changes to wealth in an area do not consistently or significantly cause changes in measurable physical characteristics at the neighborhood level, as measured with a vegetation index and by light emission at night. The lack of relationship makes those physical characteristics a poor candidate for modelling or predicting patterns in housing costs or identifying gentrification at the very localized levels studied here. Further research should expand the methods employed here to wider geographic areas in order to determine if a more general pattern exists. Additionally, other methods to measure wealth in an area should be explored, including classification of Google Street View image pixels to provide a more “human,” ground-level approach. While providing no evidence for concrete relationships, the methods employed here suggest that the relationships between wealth and physical environments in urban landscapes</w:t>
      </w:r>
      <w:r w:rsidR="00985745">
        <w:rPr>
          <w:rFonts w:asciiTheme="majorBidi" w:hAnsiTheme="majorBidi" w:cstheme="majorBidi"/>
        </w:rPr>
        <w:t xml:space="preserve"> are more complex than suggested by the existing literature. </w:t>
      </w:r>
      <w:r>
        <w:rPr>
          <w:rFonts w:asciiTheme="majorBidi" w:hAnsiTheme="majorBidi" w:cstheme="majorBidi"/>
        </w:rPr>
        <w:t xml:space="preserve"> </w:t>
      </w:r>
    </w:p>
    <w:p w14:paraId="14F0C105" w14:textId="78989A57" w:rsidR="00985745" w:rsidRDefault="00985745" w:rsidP="00F448DD">
      <w:pPr>
        <w:spacing w:line="240" w:lineRule="auto"/>
        <w:contextualSpacing/>
        <w:rPr>
          <w:rFonts w:asciiTheme="majorBidi" w:hAnsiTheme="majorBidi" w:cstheme="majorBidi"/>
        </w:rPr>
      </w:pPr>
      <w:r>
        <w:rPr>
          <w:rFonts w:asciiTheme="majorBidi" w:hAnsiTheme="majorBidi" w:cstheme="majorBidi"/>
        </w:rPr>
        <w:br w:type="page"/>
      </w:r>
    </w:p>
    <w:p w14:paraId="1165FC69" w14:textId="6E481183" w:rsidR="00F36EC7" w:rsidRDefault="00985745" w:rsidP="00F448DD">
      <w:pPr>
        <w:spacing w:line="240" w:lineRule="auto"/>
        <w:contextualSpacing/>
        <w:jc w:val="center"/>
        <w:rPr>
          <w:rFonts w:asciiTheme="majorBidi" w:hAnsiTheme="majorBidi" w:cstheme="majorBidi"/>
          <w:b/>
          <w:bCs/>
        </w:rPr>
      </w:pPr>
      <w:r w:rsidRPr="00985745">
        <w:rPr>
          <w:rFonts w:asciiTheme="majorBidi" w:hAnsiTheme="majorBidi" w:cstheme="majorBidi"/>
          <w:b/>
          <w:bCs/>
        </w:rPr>
        <w:lastRenderedPageBreak/>
        <w:t>References</w:t>
      </w:r>
    </w:p>
    <w:p w14:paraId="27D099E5" w14:textId="238966BB" w:rsidR="00286BE5" w:rsidRDefault="00286BE5" w:rsidP="00F448DD">
      <w:pPr>
        <w:spacing w:line="240" w:lineRule="auto"/>
        <w:contextualSpacing/>
        <w:jc w:val="center"/>
        <w:rPr>
          <w:rFonts w:asciiTheme="majorBidi" w:hAnsiTheme="majorBidi" w:cstheme="majorBidi"/>
          <w:b/>
          <w:bCs/>
        </w:rPr>
      </w:pPr>
    </w:p>
    <w:p w14:paraId="7144A397" w14:textId="265DC8FC" w:rsidR="00F448DD" w:rsidRDefault="00F448DD" w:rsidP="00F448DD">
      <w:pPr>
        <w:spacing w:line="240" w:lineRule="auto"/>
        <w:ind w:left="360" w:hanging="360"/>
        <w:contextualSpacing/>
        <w:rPr>
          <w:rFonts w:asciiTheme="majorBidi" w:hAnsiTheme="majorBidi" w:cstheme="majorBidi"/>
        </w:rPr>
      </w:pPr>
      <w:proofErr w:type="spellStart"/>
      <w:r w:rsidRPr="00F448DD">
        <w:rPr>
          <w:rFonts w:asciiTheme="majorBidi" w:hAnsiTheme="majorBidi" w:cstheme="majorBidi"/>
        </w:rPr>
        <w:t>Bunten</w:t>
      </w:r>
      <w:proofErr w:type="spellEnd"/>
      <w:r w:rsidRPr="00F448DD">
        <w:rPr>
          <w:rFonts w:asciiTheme="majorBidi" w:hAnsiTheme="majorBidi" w:cstheme="majorBidi"/>
        </w:rPr>
        <w:t xml:space="preserve">, D. M., </w:t>
      </w:r>
      <w:proofErr w:type="spellStart"/>
      <w:r w:rsidRPr="00F448DD">
        <w:rPr>
          <w:rFonts w:asciiTheme="majorBidi" w:hAnsiTheme="majorBidi" w:cstheme="majorBidi"/>
        </w:rPr>
        <w:t>Preis</w:t>
      </w:r>
      <w:proofErr w:type="spellEnd"/>
      <w:r w:rsidRPr="00F448DD">
        <w:rPr>
          <w:rFonts w:asciiTheme="majorBidi" w:hAnsiTheme="majorBidi" w:cstheme="majorBidi"/>
        </w:rPr>
        <w:t xml:space="preserve">, B., &amp; Aron-Dine, S. (2024). Re-measuring gentrification. </w:t>
      </w:r>
      <w:r w:rsidRPr="00F448DD">
        <w:rPr>
          <w:rFonts w:asciiTheme="majorBidi" w:hAnsiTheme="majorBidi" w:cstheme="majorBidi"/>
          <w:i/>
          <w:iCs/>
        </w:rPr>
        <w:t>Urban Studies</w:t>
      </w:r>
      <w:r w:rsidRPr="00F448DD">
        <w:rPr>
          <w:rFonts w:asciiTheme="majorBidi" w:hAnsiTheme="majorBidi" w:cstheme="majorBidi"/>
        </w:rPr>
        <w:t xml:space="preserve">, </w:t>
      </w:r>
      <w:r w:rsidRPr="00F448DD">
        <w:rPr>
          <w:rFonts w:asciiTheme="majorBidi" w:hAnsiTheme="majorBidi" w:cstheme="majorBidi"/>
          <w:i/>
          <w:iCs/>
        </w:rPr>
        <w:t>61</w:t>
      </w:r>
      <w:r w:rsidRPr="00F448DD">
        <w:rPr>
          <w:rFonts w:asciiTheme="majorBidi" w:hAnsiTheme="majorBidi" w:cstheme="majorBidi"/>
        </w:rPr>
        <w:t xml:space="preserve">(1), 20–39. </w:t>
      </w:r>
      <w:hyperlink r:id="rId14" w:history="1">
        <w:r w:rsidRPr="00F448DD">
          <w:rPr>
            <w:rStyle w:val="Hyperlink"/>
            <w:rFonts w:asciiTheme="majorBidi" w:hAnsiTheme="majorBidi" w:cstheme="majorBidi"/>
          </w:rPr>
          <w:t>https://doi.org/10.1177/00420980231173846</w:t>
        </w:r>
      </w:hyperlink>
    </w:p>
    <w:p w14:paraId="76F43B7E" w14:textId="77777777" w:rsidR="00F448DD" w:rsidRPr="00F448DD" w:rsidRDefault="00F448DD" w:rsidP="00F448DD">
      <w:pPr>
        <w:spacing w:line="240" w:lineRule="auto"/>
        <w:ind w:left="360" w:hanging="360"/>
        <w:contextualSpacing/>
        <w:rPr>
          <w:rFonts w:asciiTheme="majorBidi" w:hAnsiTheme="majorBidi" w:cstheme="majorBidi"/>
        </w:rPr>
      </w:pPr>
    </w:p>
    <w:p w14:paraId="7144DB34" w14:textId="129B49B6" w:rsidR="00F448DD" w:rsidRDefault="00F448DD" w:rsidP="00F448DD">
      <w:pPr>
        <w:spacing w:line="240" w:lineRule="auto"/>
        <w:ind w:left="360" w:hanging="360"/>
        <w:contextualSpacing/>
        <w:rPr>
          <w:rFonts w:asciiTheme="majorBidi" w:hAnsiTheme="majorBidi" w:cstheme="majorBidi"/>
        </w:rPr>
      </w:pPr>
      <w:r w:rsidRPr="00F448DD">
        <w:rPr>
          <w:rFonts w:asciiTheme="majorBidi" w:hAnsiTheme="majorBidi" w:cstheme="majorBidi"/>
        </w:rPr>
        <w:t xml:space="preserve">Chen, L., Yao, X., Liu, Y., Zhu, Y., Chen, W., Zhao, X., &amp; Chi, T. (2020). Measuring Impacts of Urban Environmental Elements on Housing Prices Based on Multisource Data—A Case Study of Shanghai, China. </w:t>
      </w:r>
      <w:r w:rsidRPr="00F448DD">
        <w:rPr>
          <w:rFonts w:asciiTheme="majorBidi" w:hAnsiTheme="majorBidi" w:cstheme="majorBidi"/>
          <w:i/>
          <w:iCs/>
        </w:rPr>
        <w:t>ISPRS International Journal of Geo-Information</w:t>
      </w:r>
      <w:r w:rsidRPr="00F448DD">
        <w:rPr>
          <w:rFonts w:asciiTheme="majorBidi" w:hAnsiTheme="majorBidi" w:cstheme="majorBidi"/>
        </w:rPr>
        <w:t xml:space="preserve">, </w:t>
      </w:r>
      <w:r w:rsidRPr="00F448DD">
        <w:rPr>
          <w:rFonts w:asciiTheme="majorBidi" w:hAnsiTheme="majorBidi" w:cstheme="majorBidi"/>
          <w:i/>
          <w:iCs/>
        </w:rPr>
        <w:t>9</w:t>
      </w:r>
      <w:r w:rsidRPr="00F448DD">
        <w:rPr>
          <w:rFonts w:asciiTheme="majorBidi" w:hAnsiTheme="majorBidi" w:cstheme="majorBidi"/>
        </w:rPr>
        <w:t xml:space="preserve">(2), Article 2. </w:t>
      </w:r>
      <w:hyperlink r:id="rId15" w:history="1">
        <w:r w:rsidRPr="00F448DD">
          <w:rPr>
            <w:rStyle w:val="Hyperlink"/>
            <w:rFonts w:asciiTheme="majorBidi" w:hAnsiTheme="majorBidi" w:cstheme="majorBidi"/>
          </w:rPr>
          <w:t>https://doi.org/10.3390/ijgi9020106</w:t>
        </w:r>
      </w:hyperlink>
    </w:p>
    <w:p w14:paraId="6A67852F" w14:textId="77777777" w:rsidR="00F448DD" w:rsidRPr="00F448DD" w:rsidRDefault="00F448DD" w:rsidP="00F448DD">
      <w:pPr>
        <w:spacing w:line="240" w:lineRule="auto"/>
        <w:ind w:left="360" w:hanging="360"/>
        <w:contextualSpacing/>
        <w:rPr>
          <w:rFonts w:asciiTheme="majorBidi" w:hAnsiTheme="majorBidi" w:cstheme="majorBidi"/>
        </w:rPr>
      </w:pPr>
    </w:p>
    <w:p w14:paraId="799A43C3" w14:textId="206D5383" w:rsidR="00F448DD" w:rsidRDefault="00F448DD" w:rsidP="00F448DD">
      <w:pPr>
        <w:spacing w:line="240" w:lineRule="auto"/>
        <w:ind w:left="360" w:hanging="360"/>
        <w:contextualSpacing/>
        <w:rPr>
          <w:rFonts w:asciiTheme="majorBidi" w:hAnsiTheme="majorBidi" w:cstheme="majorBidi"/>
        </w:rPr>
      </w:pPr>
      <w:r w:rsidRPr="00F448DD">
        <w:rPr>
          <w:rFonts w:asciiTheme="majorBidi" w:hAnsiTheme="majorBidi" w:cstheme="majorBidi"/>
        </w:rPr>
        <w:t xml:space="preserve">Connolly, N. D. B., </w:t>
      </w:r>
      <w:proofErr w:type="spellStart"/>
      <w:r w:rsidRPr="00F448DD">
        <w:rPr>
          <w:rFonts w:asciiTheme="majorBidi" w:hAnsiTheme="majorBidi" w:cstheme="majorBidi"/>
        </w:rPr>
        <w:t>Winling</w:t>
      </w:r>
      <w:proofErr w:type="spellEnd"/>
      <w:r w:rsidRPr="00F448DD">
        <w:rPr>
          <w:rFonts w:asciiTheme="majorBidi" w:hAnsiTheme="majorBidi" w:cstheme="majorBidi"/>
        </w:rPr>
        <w:t xml:space="preserve">, L., Nelson, R. K., &amp; Marciano, R. (2018). Mapping inequality: ‘Big data’ meets social history in the story of redlining. In </w:t>
      </w:r>
      <w:r w:rsidRPr="00F448DD">
        <w:rPr>
          <w:rFonts w:asciiTheme="majorBidi" w:hAnsiTheme="majorBidi" w:cstheme="majorBidi"/>
          <w:i/>
          <w:iCs/>
        </w:rPr>
        <w:t>The Routledge Companion to Spatial History</w:t>
      </w:r>
      <w:r w:rsidRPr="00F448DD">
        <w:rPr>
          <w:rFonts w:asciiTheme="majorBidi" w:hAnsiTheme="majorBidi" w:cstheme="majorBidi"/>
        </w:rPr>
        <w:t>. Routledge.</w:t>
      </w:r>
    </w:p>
    <w:p w14:paraId="1D299099" w14:textId="77777777" w:rsidR="00F448DD" w:rsidRPr="00F448DD" w:rsidRDefault="00F448DD" w:rsidP="00F448DD">
      <w:pPr>
        <w:spacing w:line="240" w:lineRule="auto"/>
        <w:ind w:left="360" w:hanging="360"/>
        <w:contextualSpacing/>
        <w:rPr>
          <w:rFonts w:asciiTheme="majorBidi" w:hAnsiTheme="majorBidi" w:cstheme="majorBidi"/>
        </w:rPr>
      </w:pPr>
    </w:p>
    <w:p w14:paraId="2E268302" w14:textId="5E9D0669" w:rsidR="00F448DD" w:rsidRDefault="00F448DD" w:rsidP="00F448DD">
      <w:pPr>
        <w:spacing w:line="240" w:lineRule="auto"/>
        <w:ind w:left="360" w:hanging="360"/>
        <w:contextualSpacing/>
        <w:rPr>
          <w:rFonts w:asciiTheme="majorBidi" w:hAnsiTheme="majorBidi" w:cstheme="majorBidi"/>
        </w:rPr>
      </w:pPr>
      <w:proofErr w:type="spellStart"/>
      <w:r w:rsidRPr="00F448DD">
        <w:rPr>
          <w:rFonts w:asciiTheme="majorBidi" w:hAnsiTheme="majorBidi" w:cstheme="majorBidi"/>
        </w:rPr>
        <w:t>Elvidge</w:t>
      </w:r>
      <w:proofErr w:type="spellEnd"/>
      <w:r w:rsidRPr="00F448DD">
        <w:rPr>
          <w:rFonts w:asciiTheme="majorBidi" w:hAnsiTheme="majorBidi" w:cstheme="majorBidi"/>
        </w:rPr>
        <w:t xml:space="preserve">, C. D., </w:t>
      </w:r>
      <w:proofErr w:type="spellStart"/>
      <w:r w:rsidRPr="00F448DD">
        <w:rPr>
          <w:rFonts w:asciiTheme="majorBidi" w:hAnsiTheme="majorBidi" w:cstheme="majorBidi"/>
        </w:rPr>
        <w:t>Zhizhin</w:t>
      </w:r>
      <w:proofErr w:type="spellEnd"/>
      <w:r w:rsidRPr="00F448DD">
        <w:rPr>
          <w:rFonts w:asciiTheme="majorBidi" w:hAnsiTheme="majorBidi" w:cstheme="majorBidi"/>
        </w:rPr>
        <w:t xml:space="preserve">, M., Ghosh, T., Hsu, F.-C., &amp; Taneja, J. (2021). Annual Time Series of Global VIIRS Nighttime Lights Derived from Monthly Averages: 2012 to 2019. </w:t>
      </w:r>
      <w:r w:rsidRPr="00F448DD">
        <w:rPr>
          <w:rFonts w:asciiTheme="majorBidi" w:hAnsiTheme="majorBidi" w:cstheme="majorBidi"/>
          <w:i/>
          <w:iCs/>
        </w:rPr>
        <w:t>Remote Sensing</w:t>
      </w:r>
      <w:r w:rsidRPr="00F448DD">
        <w:rPr>
          <w:rFonts w:asciiTheme="majorBidi" w:hAnsiTheme="majorBidi" w:cstheme="majorBidi"/>
        </w:rPr>
        <w:t xml:space="preserve">, </w:t>
      </w:r>
      <w:r w:rsidRPr="00F448DD">
        <w:rPr>
          <w:rFonts w:asciiTheme="majorBidi" w:hAnsiTheme="majorBidi" w:cstheme="majorBidi"/>
          <w:i/>
          <w:iCs/>
        </w:rPr>
        <w:t>13</w:t>
      </w:r>
      <w:r w:rsidRPr="00F448DD">
        <w:rPr>
          <w:rFonts w:asciiTheme="majorBidi" w:hAnsiTheme="majorBidi" w:cstheme="majorBidi"/>
        </w:rPr>
        <w:t xml:space="preserve">(5), 922. </w:t>
      </w:r>
      <w:hyperlink r:id="rId16" w:history="1">
        <w:r w:rsidRPr="00F448DD">
          <w:rPr>
            <w:rStyle w:val="Hyperlink"/>
            <w:rFonts w:asciiTheme="majorBidi" w:hAnsiTheme="majorBidi" w:cstheme="majorBidi"/>
          </w:rPr>
          <w:t>https://doi.org/10.3390/rs13050922</w:t>
        </w:r>
      </w:hyperlink>
    </w:p>
    <w:p w14:paraId="490BD943" w14:textId="77777777" w:rsidR="00F448DD" w:rsidRPr="00F448DD" w:rsidRDefault="00F448DD" w:rsidP="00F448DD">
      <w:pPr>
        <w:spacing w:line="240" w:lineRule="auto"/>
        <w:ind w:left="360" w:hanging="360"/>
        <w:contextualSpacing/>
        <w:rPr>
          <w:rFonts w:asciiTheme="majorBidi" w:hAnsiTheme="majorBidi" w:cstheme="majorBidi"/>
        </w:rPr>
      </w:pPr>
    </w:p>
    <w:p w14:paraId="167C9E40" w14:textId="669AC77D" w:rsidR="00F448DD" w:rsidRDefault="00F448DD" w:rsidP="00F448DD">
      <w:pPr>
        <w:spacing w:line="240" w:lineRule="auto"/>
        <w:ind w:left="360" w:hanging="360"/>
        <w:contextualSpacing/>
        <w:rPr>
          <w:rFonts w:asciiTheme="majorBidi" w:hAnsiTheme="majorBidi" w:cstheme="majorBidi"/>
        </w:rPr>
      </w:pPr>
      <w:r w:rsidRPr="00F448DD">
        <w:rPr>
          <w:rFonts w:asciiTheme="majorBidi" w:hAnsiTheme="majorBidi" w:cstheme="majorBidi"/>
        </w:rPr>
        <w:t xml:space="preserve">Franco, S. F., &amp; Macdonald, J. L. (2018). Measurement and valuation of urban greenness: Remote sensing and hedonic applications to Lisbon, Portugal. </w:t>
      </w:r>
      <w:r w:rsidRPr="00F448DD">
        <w:rPr>
          <w:rFonts w:asciiTheme="majorBidi" w:hAnsiTheme="majorBidi" w:cstheme="majorBidi"/>
          <w:i/>
          <w:iCs/>
        </w:rPr>
        <w:t>Regional Science and Urban Economics</w:t>
      </w:r>
      <w:r w:rsidRPr="00F448DD">
        <w:rPr>
          <w:rFonts w:asciiTheme="majorBidi" w:hAnsiTheme="majorBidi" w:cstheme="majorBidi"/>
        </w:rPr>
        <w:t xml:space="preserve">, </w:t>
      </w:r>
      <w:r w:rsidRPr="00F448DD">
        <w:rPr>
          <w:rFonts w:asciiTheme="majorBidi" w:hAnsiTheme="majorBidi" w:cstheme="majorBidi"/>
          <w:i/>
          <w:iCs/>
        </w:rPr>
        <w:t>72</w:t>
      </w:r>
      <w:r w:rsidRPr="00F448DD">
        <w:rPr>
          <w:rFonts w:asciiTheme="majorBidi" w:hAnsiTheme="majorBidi" w:cstheme="majorBidi"/>
        </w:rPr>
        <w:t xml:space="preserve">, 156–180. </w:t>
      </w:r>
      <w:hyperlink r:id="rId17" w:history="1">
        <w:r w:rsidRPr="00F448DD">
          <w:rPr>
            <w:rStyle w:val="Hyperlink"/>
            <w:rFonts w:asciiTheme="majorBidi" w:hAnsiTheme="majorBidi" w:cstheme="majorBidi"/>
          </w:rPr>
          <w:t>https://doi.org/10.1016/j.regsciurbeco.2017.03.002</w:t>
        </w:r>
      </w:hyperlink>
    </w:p>
    <w:p w14:paraId="5AE3F2AE" w14:textId="77777777" w:rsidR="00F448DD" w:rsidRPr="00F448DD" w:rsidRDefault="00F448DD" w:rsidP="00F448DD">
      <w:pPr>
        <w:spacing w:line="240" w:lineRule="auto"/>
        <w:ind w:left="360" w:hanging="360"/>
        <w:contextualSpacing/>
        <w:rPr>
          <w:rFonts w:asciiTheme="majorBidi" w:hAnsiTheme="majorBidi" w:cstheme="majorBidi"/>
        </w:rPr>
      </w:pPr>
    </w:p>
    <w:p w14:paraId="45CFAB68" w14:textId="75E1E91B" w:rsidR="00F448DD" w:rsidRDefault="00F448DD" w:rsidP="00F448DD">
      <w:pPr>
        <w:spacing w:line="240" w:lineRule="auto"/>
        <w:ind w:left="360" w:hanging="360"/>
        <w:contextualSpacing/>
        <w:rPr>
          <w:rFonts w:asciiTheme="majorBidi" w:hAnsiTheme="majorBidi" w:cstheme="majorBidi"/>
        </w:rPr>
      </w:pPr>
      <w:r w:rsidRPr="00F448DD">
        <w:rPr>
          <w:rFonts w:asciiTheme="majorBidi" w:hAnsiTheme="majorBidi" w:cstheme="majorBidi"/>
        </w:rPr>
        <w:t xml:space="preserve">Hawthorne, T. L., &amp; Kwan, M.-P. (2012). Using GIS and perceived distance to understand the unequal geographies of healthcare in lower-income urban </w:t>
      </w:r>
      <w:proofErr w:type="spellStart"/>
      <w:r w:rsidRPr="00F448DD">
        <w:rPr>
          <w:rFonts w:asciiTheme="majorBidi" w:hAnsiTheme="majorBidi" w:cstheme="majorBidi"/>
        </w:rPr>
        <w:t>neighbourhoods</w:t>
      </w:r>
      <w:proofErr w:type="spellEnd"/>
      <w:r w:rsidRPr="00F448DD">
        <w:rPr>
          <w:rFonts w:asciiTheme="majorBidi" w:hAnsiTheme="majorBidi" w:cstheme="majorBidi"/>
        </w:rPr>
        <w:t xml:space="preserve">. </w:t>
      </w:r>
      <w:r w:rsidRPr="00F448DD">
        <w:rPr>
          <w:rFonts w:asciiTheme="majorBidi" w:hAnsiTheme="majorBidi" w:cstheme="majorBidi"/>
          <w:i/>
          <w:iCs/>
        </w:rPr>
        <w:t>The Geographical Journal</w:t>
      </w:r>
      <w:r w:rsidRPr="00F448DD">
        <w:rPr>
          <w:rFonts w:asciiTheme="majorBidi" w:hAnsiTheme="majorBidi" w:cstheme="majorBidi"/>
        </w:rPr>
        <w:t xml:space="preserve">, </w:t>
      </w:r>
      <w:r w:rsidRPr="00F448DD">
        <w:rPr>
          <w:rFonts w:asciiTheme="majorBidi" w:hAnsiTheme="majorBidi" w:cstheme="majorBidi"/>
          <w:i/>
          <w:iCs/>
        </w:rPr>
        <w:t>178</w:t>
      </w:r>
      <w:r w:rsidRPr="00F448DD">
        <w:rPr>
          <w:rFonts w:asciiTheme="majorBidi" w:hAnsiTheme="majorBidi" w:cstheme="majorBidi"/>
        </w:rPr>
        <w:t>(1), 18–30.</w:t>
      </w:r>
    </w:p>
    <w:p w14:paraId="76B8A039" w14:textId="77777777" w:rsidR="00F448DD" w:rsidRPr="00F448DD" w:rsidRDefault="00F448DD" w:rsidP="00F448DD">
      <w:pPr>
        <w:spacing w:line="240" w:lineRule="auto"/>
        <w:ind w:left="360" w:hanging="360"/>
        <w:contextualSpacing/>
        <w:rPr>
          <w:rFonts w:asciiTheme="majorBidi" w:hAnsiTheme="majorBidi" w:cstheme="majorBidi"/>
        </w:rPr>
      </w:pPr>
    </w:p>
    <w:p w14:paraId="4AEF8A6D" w14:textId="23E7AECF" w:rsidR="00F448DD" w:rsidRDefault="00F448DD" w:rsidP="00F448DD">
      <w:pPr>
        <w:spacing w:line="240" w:lineRule="auto"/>
        <w:ind w:left="360" w:hanging="360"/>
        <w:contextualSpacing/>
        <w:rPr>
          <w:rFonts w:asciiTheme="majorBidi" w:hAnsiTheme="majorBidi" w:cstheme="majorBidi"/>
        </w:rPr>
      </w:pPr>
      <w:r w:rsidRPr="00F448DD">
        <w:rPr>
          <w:rFonts w:asciiTheme="majorBidi" w:hAnsiTheme="majorBidi" w:cstheme="majorBidi"/>
        </w:rPr>
        <w:t xml:space="preserve">Hotchkiss, M., &amp; Phelan, J. (2017). </w:t>
      </w:r>
      <w:r w:rsidRPr="00F448DD">
        <w:rPr>
          <w:rFonts w:asciiTheme="majorBidi" w:hAnsiTheme="majorBidi" w:cstheme="majorBidi"/>
          <w:i/>
          <w:iCs/>
        </w:rPr>
        <w:t>Uses of Census Bureau Data in Federal Funds Distribution: A New Design for the 21st Century</w:t>
      </w:r>
      <w:r w:rsidRPr="00F448DD">
        <w:rPr>
          <w:rFonts w:asciiTheme="majorBidi" w:hAnsiTheme="majorBidi" w:cstheme="majorBidi"/>
        </w:rPr>
        <w:t xml:space="preserve"> [Working Paper]. U.S. Census Bureau. </w:t>
      </w:r>
      <w:hyperlink r:id="rId18" w:history="1">
        <w:r w:rsidRPr="00F448DD">
          <w:rPr>
            <w:rStyle w:val="Hyperlink"/>
            <w:rFonts w:asciiTheme="majorBidi" w:hAnsiTheme="majorBidi" w:cstheme="majorBidi"/>
          </w:rPr>
          <w:t>https://www2.census.gov/programs-surveys/decennial/2020/program-management/working-papers/Uses-of-Census-Bureau-Data-in-Federal-Funds-Distribution.pdf</w:t>
        </w:r>
      </w:hyperlink>
    </w:p>
    <w:p w14:paraId="0A29F7AC" w14:textId="77777777" w:rsidR="00F448DD" w:rsidRPr="00F448DD" w:rsidRDefault="00F448DD" w:rsidP="00F448DD">
      <w:pPr>
        <w:spacing w:line="240" w:lineRule="auto"/>
        <w:ind w:left="360" w:hanging="360"/>
        <w:contextualSpacing/>
        <w:rPr>
          <w:rFonts w:asciiTheme="majorBidi" w:hAnsiTheme="majorBidi" w:cstheme="majorBidi"/>
        </w:rPr>
      </w:pPr>
    </w:p>
    <w:p w14:paraId="629E42AD" w14:textId="070F2501" w:rsidR="00F448DD" w:rsidRDefault="00F448DD" w:rsidP="00F448DD">
      <w:pPr>
        <w:spacing w:line="240" w:lineRule="auto"/>
        <w:ind w:left="360" w:hanging="360"/>
        <w:contextualSpacing/>
        <w:rPr>
          <w:rFonts w:asciiTheme="majorBidi" w:hAnsiTheme="majorBidi" w:cstheme="majorBidi"/>
        </w:rPr>
      </w:pPr>
      <w:r w:rsidRPr="00F448DD">
        <w:rPr>
          <w:rFonts w:asciiTheme="majorBidi" w:hAnsiTheme="majorBidi" w:cstheme="majorBidi"/>
        </w:rPr>
        <w:t xml:space="preserve">Huang, S., Tang, L., </w:t>
      </w:r>
      <w:proofErr w:type="spellStart"/>
      <w:r w:rsidRPr="00F448DD">
        <w:rPr>
          <w:rFonts w:asciiTheme="majorBidi" w:hAnsiTheme="majorBidi" w:cstheme="majorBidi"/>
        </w:rPr>
        <w:t>Hupy</w:t>
      </w:r>
      <w:proofErr w:type="spellEnd"/>
      <w:r w:rsidRPr="00F448DD">
        <w:rPr>
          <w:rFonts w:asciiTheme="majorBidi" w:hAnsiTheme="majorBidi" w:cstheme="majorBidi"/>
        </w:rPr>
        <w:t xml:space="preserve">, J. P., Wang, Y., &amp; Shao, G. (2021). A commentary review on the use of normalized difference vegetation index (NDVI) in the era of popular remote sensing. </w:t>
      </w:r>
      <w:r w:rsidRPr="00F448DD">
        <w:rPr>
          <w:rFonts w:asciiTheme="majorBidi" w:hAnsiTheme="majorBidi" w:cstheme="majorBidi"/>
          <w:i/>
          <w:iCs/>
        </w:rPr>
        <w:t>Journal of Forestry Research</w:t>
      </w:r>
      <w:r w:rsidRPr="00F448DD">
        <w:rPr>
          <w:rFonts w:asciiTheme="majorBidi" w:hAnsiTheme="majorBidi" w:cstheme="majorBidi"/>
        </w:rPr>
        <w:t xml:space="preserve">, </w:t>
      </w:r>
      <w:r w:rsidRPr="00F448DD">
        <w:rPr>
          <w:rFonts w:asciiTheme="majorBidi" w:hAnsiTheme="majorBidi" w:cstheme="majorBidi"/>
          <w:i/>
          <w:iCs/>
        </w:rPr>
        <w:t>32</w:t>
      </w:r>
      <w:r w:rsidRPr="00F448DD">
        <w:rPr>
          <w:rFonts w:asciiTheme="majorBidi" w:hAnsiTheme="majorBidi" w:cstheme="majorBidi"/>
        </w:rPr>
        <w:t xml:space="preserve">(1), 1–6. </w:t>
      </w:r>
      <w:hyperlink r:id="rId19" w:history="1">
        <w:r w:rsidRPr="00F448DD">
          <w:rPr>
            <w:rStyle w:val="Hyperlink"/>
            <w:rFonts w:asciiTheme="majorBidi" w:hAnsiTheme="majorBidi" w:cstheme="majorBidi"/>
          </w:rPr>
          <w:t>https://doi.org/10.1007/s11676-020-01155-1</w:t>
        </w:r>
      </w:hyperlink>
    </w:p>
    <w:p w14:paraId="6B0B4E95" w14:textId="77777777" w:rsidR="00F448DD" w:rsidRPr="00F448DD" w:rsidRDefault="00F448DD" w:rsidP="00F448DD">
      <w:pPr>
        <w:spacing w:line="240" w:lineRule="auto"/>
        <w:ind w:left="360" w:hanging="360"/>
        <w:contextualSpacing/>
        <w:rPr>
          <w:rFonts w:asciiTheme="majorBidi" w:hAnsiTheme="majorBidi" w:cstheme="majorBidi"/>
        </w:rPr>
      </w:pPr>
    </w:p>
    <w:p w14:paraId="6C70C0D6" w14:textId="2BD2A550" w:rsidR="00F448DD" w:rsidRDefault="00F448DD" w:rsidP="00F448DD">
      <w:pPr>
        <w:spacing w:line="240" w:lineRule="auto"/>
        <w:ind w:left="360" w:hanging="360"/>
        <w:contextualSpacing/>
        <w:rPr>
          <w:rFonts w:asciiTheme="majorBidi" w:hAnsiTheme="majorBidi" w:cstheme="majorBidi"/>
        </w:rPr>
      </w:pPr>
      <w:r w:rsidRPr="00F448DD">
        <w:rPr>
          <w:rFonts w:asciiTheme="majorBidi" w:hAnsiTheme="majorBidi" w:cstheme="majorBidi"/>
        </w:rPr>
        <w:t xml:space="preserve">Jiao, L., Xu, G., </w:t>
      </w:r>
      <w:proofErr w:type="spellStart"/>
      <w:r w:rsidRPr="00F448DD">
        <w:rPr>
          <w:rFonts w:asciiTheme="majorBidi" w:hAnsiTheme="majorBidi" w:cstheme="majorBidi"/>
        </w:rPr>
        <w:t>Jin</w:t>
      </w:r>
      <w:proofErr w:type="spellEnd"/>
      <w:r w:rsidRPr="00F448DD">
        <w:rPr>
          <w:rFonts w:asciiTheme="majorBidi" w:hAnsiTheme="majorBidi" w:cstheme="majorBidi"/>
        </w:rPr>
        <w:t xml:space="preserve">, J., Dong, T., Liu, J., Wu, Y., &amp; Zhang, B. (2017). Remotely sensed urban environmental indices and their economic implications. </w:t>
      </w:r>
      <w:r w:rsidRPr="00F448DD">
        <w:rPr>
          <w:rFonts w:asciiTheme="majorBidi" w:hAnsiTheme="majorBidi" w:cstheme="majorBidi"/>
          <w:i/>
          <w:iCs/>
        </w:rPr>
        <w:t>Habitat International</w:t>
      </w:r>
      <w:r w:rsidRPr="00F448DD">
        <w:rPr>
          <w:rFonts w:asciiTheme="majorBidi" w:hAnsiTheme="majorBidi" w:cstheme="majorBidi"/>
        </w:rPr>
        <w:t xml:space="preserve">, </w:t>
      </w:r>
      <w:r w:rsidRPr="00F448DD">
        <w:rPr>
          <w:rFonts w:asciiTheme="majorBidi" w:hAnsiTheme="majorBidi" w:cstheme="majorBidi"/>
          <w:i/>
          <w:iCs/>
        </w:rPr>
        <w:t>67</w:t>
      </w:r>
      <w:r w:rsidRPr="00F448DD">
        <w:rPr>
          <w:rFonts w:asciiTheme="majorBidi" w:hAnsiTheme="majorBidi" w:cstheme="majorBidi"/>
        </w:rPr>
        <w:t xml:space="preserve">, 22–32. </w:t>
      </w:r>
      <w:hyperlink r:id="rId20" w:history="1">
        <w:r w:rsidRPr="00F448DD">
          <w:rPr>
            <w:rStyle w:val="Hyperlink"/>
            <w:rFonts w:asciiTheme="majorBidi" w:hAnsiTheme="majorBidi" w:cstheme="majorBidi"/>
          </w:rPr>
          <w:t>https://doi.org/10.1016/j.habitatint.2017.06.012</w:t>
        </w:r>
      </w:hyperlink>
    </w:p>
    <w:p w14:paraId="4B1CB937" w14:textId="4972F9AD" w:rsidR="00F448DD" w:rsidRPr="00F448DD" w:rsidRDefault="00F448DD" w:rsidP="00F448DD">
      <w:pPr>
        <w:spacing w:line="240" w:lineRule="auto"/>
        <w:ind w:left="360" w:hanging="360"/>
        <w:contextualSpacing/>
        <w:rPr>
          <w:rFonts w:asciiTheme="majorBidi" w:hAnsiTheme="majorBidi" w:cstheme="majorBidi"/>
        </w:rPr>
      </w:pPr>
    </w:p>
    <w:p w14:paraId="3CA2B15A" w14:textId="5AE1335E" w:rsidR="00F448DD" w:rsidRDefault="00F448DD" w:rsidP="00F448DD">
      <w:pPr>
        <w:spacing w:line="240" w:lineRule="auto"/>
        <w:ind w:left="360" w:hanging="360"/>
        <w:contextualSpacing/>
        <w:rPr>
          <w:rFonts w:asciiTheme="majorBidi" w:hAnsiTheme="majorBidi" w:cstheme="majorBidi"/>
        </w:rPr>
      </w:pPr>
      <w:r w:rsidRPr="00F448DD">
        <w:rPr>
          <w:rFonts w:asciiTheme="majorBidi" w:hAnsiTheme="majorBidi" w:cstheme="majorBidi"/>
        </w:rPr>
        <w:t xml:space="preserve">Knotts, H. G., &amp; Haspel, M. (2006). The Impact of Gentrification on Voter Turnout. </w:t>
      </w:r>
      <w:r w:rsidRPr="00F448DD">
        <w:rPr>
          <w:rFonts w:asciiTheme="majorBidi" w:hAnsiTheme="majorBidi" w:cstheme="majorBidi"/>
          <w:i/>
          <w:iCs/>
        </w:rPr>
        <w:t>Social Science Quarterly</w:t>
      </w:r>
      <w:r w:rsidRPr="00F448DD">
        <w:rPr>
          <w:rFonts w:asciiTheme="majorBidi" w:hAnsiTheme="majorBidi" w:cstheme="majorBidi"/>
        </w:rPr>
        <w:t xml:space="preserve">, </w:t>
      </w:r>
      <w:r w:rsidRPr="00F448DD">
        <w:rPr>
          <w:rFonts w:asciiTheme="majorBidi" w:hAnsiTheme="majorBidi" w:cstheme="majorBidi"/>
          <w:i/>
          <w:iCs/>
        </w:rPr>
        <w:t>87</w:t>
      </w:r>
      <w:r w:rsidRPr="00F448DD">
        <w:rPr>
          <w:rFonts w:asciiTheme="majorBidi" w:hAnsiTheme="majorBidi" w:cstheme="majorBidi"/>
        </w:rPr>
        <w:t>(1), 110–121.</w:t>
      </w:r>
    </w:p>
    <w:p w14:paraId="0C7C8EF8" w14:textId="77777777" w:rsidR="00F448DD" w:rsidRPr="00F448DD" w:rsidRDefault="00F448DD" w:rsidP="00F448DD">
      <w:pPr>
        <w:spacing w:line="240" w:lineRule="auto"/>
        <w:ind w:left="360" w:hanging="360"/>
        <w:contextualSpacing/>
        <w:rPr>
          <w:rFonts w:asciiTheme="majorBidi" w:hAnsiTheme="majorBidi" w:cstheme="majorBidi"/>
        </w:rPr>
      </w:pPr>
    </w:p>
    <w:p w14:paraId="487A9AD8" w14:textId="21857033" w:rsidR="00F448DD" w:rsidRDefault="00F448DD" w:rsidP="00F448DD">
      <w:pPr>
        <w:spacing w:line="240" w:lineRule="auto"/>
        <w:ind w:left="360" w:hanging="360"/>
        <w:contextualSpacing/>
        <w:rPr>
          <w:rFonts w:asciiTheme="majorBidi" w:hAnsiTheme="majorBidi" w:cstheme="majorBidi"/>
        </w:rPr>
      </w:pPr>
      <w:r w:rsidRPr="00F448DD">
        <w:rPr>
          <w:rFonts w:asciiTheme="majorBidi" w:hAnsiTheme="majorBidi" w:cstheme="majorBidi"/>
        </w:rPr>
        <w:t xml:space="preserve">Law, S., Paige, B., &amp; Russell, C. (2019). Take a Look Around: Using Street View and Satellite Images to Estimate House Prices. </w:t>
      </w:r>
      <w:r w:rsidRPr="00F448DD">
        <w:rPr>
          <w:rFonts w:asciiTheme="majorBidi" w:hAnsiTheme="majorBidi" w:cstheme="majorBidi"/>
          <w:i/>
          <w:iCs/>
        </w:rPr>
        <w:t>ACM Transactions on Intelligent Systems and Technology</w:t>
      </w:r>
      <w:r w:rsidRPr="00F448DD">
        <w:rPr>
          <w:rFonts w:asciiTheme="majorBidi" w:hAnsiTheme="majorBidi" w:cstheme="majorBidi"/>
        </w:rPr>
        <w:t xml:space="preserve">, </w:t>
      </w:r>
      <w:r w:rsidRPr="00F448DD">
        <w:rPr>
          <w:rFonts w:asciiTheme="majorBidi" w:hAnsiTheme="majorBidi" w:cstheme="majorBidi"/>
          <w:i/>
          <w:iCs/>
        </w:rPr>
        <w:t>10</w:t>
      </w:r>
      <w:r w:rsidRPr="00F448DD">
        <w:rPr>
          <w:rFonts w:asciiTheme="majorBidi" w:hAnsiTheme="majorBidi" w:cstheme="majorBidi"/>
        </w:rPr>
        <w:t xml:space="preserve">(5), 1–19. </w:t>
      </w:r>
      <w:hyperlink r:id="rId21" w:history="1">
        <w:r w:rsidRPr="00F448DD">
          <w:rPr>
            <w:rStyle w:val="Hyperlink"/>
            <w:rFonts w:asciiTheme="majorBidi" w:hAnsiTheme="majorBidi" w:cstheme="majorBidi"/>
          </w:rPr>
          <w:t>https://doi.org/10.1145/3342240</w:t>
        </w:r>
      </w:hyperlink>
    </w:p>
    <w:p w14:paraId="172E1F89" w14:textId="77777777" w:rsidR="00F448DD" w:rsidRPr="00F448DD" w:rsidRDefault="00F448DD" w:rsidP="00F448DD">
      <w:pPr>
        <w:spacing w:line="240" w:lineRule="auto"/>
        <w:ind w:left="360" w:hanging="360"/>
        <w:contextualSpacing/>
        <w:rPr>
          <w:rFonts w:asciiTheme="majorBidi" w:hAnsiTheme="majorBidi" w:cstheme="majorBidi"/>
        </w:rPr>
      </w:pPr>
    </w:p>
    <w:p w14:paraId="22931F72" w14:textId="5F7C776D" w:rsidR="00F448DD" w:rsidRDefault="00F448DD" w:rsidP="00F448DD">
      <w:pPr>
        <w:spacing w:line="240" w:lineRule="auto"/>
        <w:ind w:left="360" w:hanging="360"/>
        <w:contextualSpacing/>
        <w:rPr>
          <w:rFonts w:asciiTheme="majorBidi" w:hAnsiTheme="majorBidi" w:cstheme="majorBidi"/>
        </w:rPr>
      </w:pPr>
      <w:r w:rsidRPr="00F448DD">
        <w:rPr>
          <w:rFonts w:asciiTheme="majorBidi" w:hAnsiTheme="majorBidi" w:cstheme="majorBidi"/>
        </w:rPr>
        <w:lastRenderedPageBreak/>
        <w:t xml:space="preserve">Lees, L., Slater, T., &amp; Wyly, E. (2008). </w:t>
      </w:r>
      <w:r w:rsidRPr="00F448DD">
        <w:rPr>
          <w:rFonts w:asciiTheme="majorBidi" w:hAnsiTheme="majorBidi" w:cstheme="majorBidi"/>
          <w:i/>
          <w:iCs/>
        </w:rPr>
        <w:t>Gentrification</w:t>
      </w:r>
      <w:r w:rsidRPr="00F448DD">
        <w:rPr>
          <w:rFonts w:asciiTheme="majorBidi" w:hAnsiTheme="majorBidi" w:cstheme="majorBidi"/>
        </w:rPr>
        <w:t xml:space="preserve"> (1st ed.). Routledge. </w:t>
      </w:r>
      <w:hyperlink r:id="rId22" w:history="1">
        <w:r w:rsidRPr="00F448DD">
          <w:rPr>
            <w:rStyle w:val="Hyperlink"/>
            <w:rFonts w:asciiTheme="majorBidi" w:hAnsiTheme="majorBidi" w:cstheme="majorBidi"/>
          </w:rPr>
          <w:t>https://doi.org/10.4324/9780203940877</w:t>
        </w:r>
      </w:hyperlink>
    </w:p>
    <w:p w14:paraId="44FE7454" w14:textId="77777777" w:rsidR="00F448DD" w:rsidRPr="00F448DD" w:rsidRDefault="00F448DD" w:rsidP="00F448DD">
      <w:pPr>
        <w:spacing w:line="240" w:lineRule="auto"/>
        <w:ind w:left="360" w:hanging="360"/>
        <w:contextualSpacing/>
        <w:rPr>
          <w:rFonts w:asciiTheme="majorBidi" w:hAnsiTheme="majorBidi" w:cstheme="majorBidi"/>
        </w:rPr>
      </w:pPr>
    </w:p>
    <w:p w14:paraId="012A1D21" w14:textId="70C18B49" w:rsidR="00F448DD" w:rsidRDefault="00F448DD" w:rsidP="00F448DD">
      <w:pPr>
        <w:spacing w:line="240" w:lineRule="auto"/>
        <w:ind w:left="360" w:hanging="360"/>
        <w:contextualSpacing/>
        <w:rPr>
          <w:rFonts w:asciiTheme="majorBidi" w:hAnsiTheme="majorBidi" w:cstheme="majorBidi"/>
        </w:rPr>
      </w:pPr>
      <w:r w:rsidRPr="00F448DD">
        <w:rPr>
          <w:rFonts w:asciiTheme="majorBidi" w:hAnsiTheme="majorBidi" w:cstheme="majorBidi"/>
        </w:rPr>
        <w:t xml:space="preserve">Li, C., Zhu, H., Ye, X., Jiang, C., Dong, J., Wang, D., &amp; Wu, Y. (2020). Study on Average Housing Prices in the Inland Capital Cities of China by Night-time Light Remote Sensing and Official Statistics Data. </w:t>
      </w:r>
      <w:r w:rsidRPr="00F448DD">
        <w:rPr>
          <w:rFonts w:asciiTheme="majorBidi" w:hAnsiTheme="majorBidi" w:cstheme="majorBidi"/>
          <w:i/>
          <w:iCs/>
        </w:rPr>
        <w:t>Scientific Reports</w:t>
      </w:r>
      <w:r w:rsidRPr="00F448DD">
        <w:rPr>
          <w:rFonts w:asciiTheme="majorBidi" w:hAnsiTheme="majorBidi" w:cstheme="majorBidi"/>
        </w:rPr>
        <w:t xml:space="preserve">, </w:t>
      </w:r>
      <w:r w:rsidRPr="00F448DD">
        <w:rPr>
          <w:rFonts w:asciiTheme="majorBidi" w:hAnsiTheme="majorBidi" w:cstheme="majorBidi"/>
          <w:i/>
          <w:iCs/>
        </w:rPr>
        <w:t>10</w:t>
      </w:r>
      <w:r w:rsidRPr="00F448DD">
        <w:rPr>
          <w:rFonts w:asciiTheme="majorBidi" w:hAnsiTheme="majorBidi" w:cstheme="majorBidi"/>
        </w:rPr>
        <w:t xml:space="preserve">(1), 7732. </w:t>
      </w:r>
      <w:hyperlink r:id="rId23" w:history="1">
        <w:r w:rsidRPr="00F448DD">
          <w:rPr>
            <w:rStyle w:val="Hyperlink"/>
            <w:rFonts w:asciiTheme="majorBidi" w:hAnsiTheme="majorBidi" w:cstheme="majorBidi"/>
          </w:rPr>
          <w:t>https://doi.org/10.1038/s41598-020-64506-2</w:t>
        </w:r>
      </w:hyperlink>
    </w:p>
    <w:p w14:paraId="4C096861" w14:textId="77777777" w:rsidR="00F448DD" w:rsidRPr="00F448DD" w:rsidRDefault="00F448DD" w:rsidP="00F448DD">
      <w:pPr>
        <w:spacing w:line="240" w:lineRule="auto"/>
        <w:ind w:left="360" w:hanging="360"/>
        <w:contextualSpacing/>
        <w:rPr>
          <w:rFonts w:asciiTheme="majorBidi" w:hAnsiTheme="majorBidi" w:cstheme="majorBidi"/>
        </w:rPr>
      </w:pPr>
    </w:p>
    <w:p w14:paraId="47AC1DC1" w14:textId="1E996174" w:rsidR="00F448DD" w:rsidRDefault="00F448DD" w:rsidP="00F448DD">
      <w:pPr>
        <w:spacing w:line="240" w:lineRule="auto"/>
        <w:ind w:left="360" w:hanging="360"/>
        <w:contextualSpacing/>
        <w:rPr>
          <w:rFonts w:asciiTheme="majorBidi" w:hAnsiTheme="majorBidi" w:cstheme="majorBidi"/>
        </w:rPr>
      </w:pPr>
      <w:r w:rsidRPr="00F448DD">
        <w:rPr>
          <w:rFonts w:asciiTheme="majorBidi" w:hAnsiTheme="majorBidi" w:cstheme="majorBidi"/>
        </w:rPr>
        <w:t xml:space="preserve">Long, H., &amp; </w:t>
      </w:r>
      <w:proofErr w:type="spellStart"/>
      <w:r w:rsidRPr="00F448DD">
        <w:rPr>
          <w:rFonts w:asciiTheme="majorBidi" w:hAnsiTheme="majorBidi" w:cstheme="majorBidi"/>
        </w:rPr>
        <w:t>Trung-Kien</w:t>
      </w:r>
      <w:proofErr w:type="spellEnd"/>
      <w:r w:rsidRPr="00F448DD">
        <w:rPr>
          <w:rFonts w:asciiTheme="majorBidi" w:hAnsiTheme="majorBidi" w:cstheme="majorBidi"/>
        </w:rPr>
        <w:t xml:space="preserve">, P. (2024). Does urbanization drive up housing prices? Novel evidence from remote sensing and dynamic panel quantile regression. </w:t>
      </w:r>
      <w:r w:rsidRPr="00F448DD">
        <w:rPr>
          <w:rFonts w:asciiTheme="majorBidi" w:hAnsiTheme="majorBidi" w:cstheme="majorBidi"/>
          <w:i/>
          <w:iCs/>
        </w:rPr>
        <w:t>International Journal of Housing Markets and Analysis</w:t>
      </w:r>
      <w:r w:rsidRPr="00F448DD">
        <w:rPr>
          <w:rFonts w:asciiTheme="majorBidi" w:hAnsiTheme="majorBidi" w:cstheme="majorBidi"/>
        </w:rPr>
        <w:t xml:space="preserve">. </w:t>
      </w:r>
      <w:hyperlink r:id="rId24" w:history="1">
        <w:r w:rsidRPr="00F448DD">
          <w:rPr>
            <w:rStyle w:val="Hyperlink"/>
            <w:rFonts w:asciiTheme="majorBidi" w:hAnsiTheme="majorBidi" w:cstheme="majorBidi"/>
          </w:rPr>
          <w:t>https://doi.org/10.1108/IJHMA-06-2024-0081</w:t>
        </w:r>
      </w:hyperlink>
    </w:p>
    <w:p w14:paraId="41CE30B7" w14:textId="77777777" w:rsidR="00F448DD" w:rsidRPr="00F448DD" w:rsidRDefault="00F448DD" w:rsidP="00F448DD">
      <w:pPr>
        <w:spacing w:line="240" w:lineRule="auto"/>
        <w:ind w:left="360" w:hanging="360"/>
        <w:contextualSpacing/>
        <w:rPr>
          <w:rFonts w:asciiTheme="majorBidi" w:hAnsiTheme="majorBidi" w:cstheme="majorBidi"/>
        </w:rPr>
      </w:pPr>
    </w:p>
    <w:p w14:paraId="30FE59BF" w14:textId="77777777" w:rsidR="00F448DD" w:rsidRPr="00F448DD" w:rsidRDefault="00F448DD" w:rsidP="00F448DD">
      <w:pPr>
        <w:spacing w:line="240" w:lineRule="auto"/>
        <w:ind w:left="360" w:hanging="360"/>
        <w:contextualSpacing/>
        <w:rPr>
          <w:rFonts w:asciiTheme="majorBidi" w:hAnsiTheme="majorBidi" w:cstheme="majorBidi"/>
        </w:rPr>
      </w:pPr>
      <w:proofErr w:type="spellStart"/>
      <w:r w:rsidRPr="00F448DD">
        <w:rPr>
          <w:rFonts w:asciiTheme="majorBidi" w:hAnsiTheme="majorBidi" w:cstheme="majorBidi"/>
        </w:rPr>
        <w:t>Mallach</w:t>
      </w:r>
      <w:proofErr w:type="spellEnd"/>
      <w:r w:rsidRPr="00F448DD">
        <w:rPr>
          <w:rFonts w:asciiTheme="majorBidi" w:hAnsiTheme="majorBidi" w:cstheme="majorBidi"/>
        </w:rPr>
        <w:t xml:space="preserve">, A. (2024). Shifting the Redlining Paradigm: The Home Owners’ Loan Corporation Maps and the Construction of Urban Racial Inequality. </w:t>
      </w:r>
      <w:r w:rsidRPr="00F448DD">
        <w:rPr>
          <w:rFonts w:asciiTheme="majorBidi" w:hAnsiTheme="majorBidi" w:cstheme="majorBidi"/>
          <w:i/>
          <w:iCs/>
        </w:rPr>
        <w:t>Housing Policy Debate</w:t>
      </w:r>
      <w:r w:rsidRPr="00F448DD">
        <w:rPr>
          <w:rFonts w:asciiTheme="majorBidi" w:hAnsiTheme="majorBidi" w:cstheme="majorBidi"/>
        </w:rPr>
        <w:t xml:space="preserve">, </w:t>
      </w:r>
      <w:r w:rsidRPr="00F448DD">
        <w:rPr>
          <w:rFonts w:asciiTheme="majorBidi" w:hAnsiTheme="majorBidi" w:cstheme="majorBidi"/>
          <w:i/>
          <w:iCs/>
        </w:rPr>
        <w:t>34</w:t>
      </w:r>
      <w:r w:rsidRPr="00F448DD">
        <w:rPr>
          <w:rFonts w:asciiTheme="majorBidi" w:hAnsiTheme="majorBidi" w:cstheme="majorBidi"/>
        </w:rPr>
        <w:t xml:space="preserve">(6), 891–917. </w:t>
      </w:r>
      <w:hyperlink r:id="rId25" w:history="1">
        <w:r w:rsidRPr="00F448DD">
          <w:rPr>
            <w:rStyle w:val="Hyperlink"/>
            <w:rFonts w:asciiTheme="majorBidi" w:hAnsiTheme="majorBidi" w:cstheme="majorBidi"/>
          </w:rPr>
          <w:t>https://doi.org/10.1080/10511482.2024.2321226</w:t>
        </w:r>
      </w:hyperlink>
    </w:p>
    <w:p w14:paraId="128CF748" w14:textId="77777777" w:rsidR="00F448DD" w:rsidRDefault="00F448DD" w:rsidP="00F448DD">
      <w:pPr>
        <w:spacing w:line="240" w:lineRule="auto"/>
        <w:ind w:left="360" w:hanging="360"/>
        <w:contextualSpacing/>
        <w:rPr>
          <w:rFonts w:asciiTheme="majorBidi" w:hAnsiTheme="majorBidi" w:cstheme="majorBidi"/>
        </w:rPr>
      </w:pPr>
    </w:p>
    <w:p w14:paraId="28C5B128" w14:textId="7D3C6F76" w:rsidR="00F448DD" w:rsidRPr="00F448DD" w:rsidRDefault="00F448DD" w:rsidP="00F448DD">
      <w:pPr>
        <w:spacing w:line="240" w:lineRule="auto"/>
        <w:ind w:left="360" w:hanging="360"/>
        <w:contextualSpacing/>
        <w:rPr>
          <w:rFonts w:asciiTheme="majorBidi" w:hAnsiTheme="majorBidi" w:cstheme="majorBidi"/>
        </w:rPr>
      </w:pPr>
      <w:r w:rsidRPr="00F448DD">
        <w:rPr>
          <w:rFonts w:asciiTheme="majorBidi" w:hAnsiTheme="majorBidi" w:cstheme="majorBidi"/>
        </w:rPr>
        <w:t xml:space="preserve">NASA VIIRS Land Science Investigator-Led Processing System. (2019). </w:t>
      </w:r>
      <w:r w:rsidRPr="00F448DD">
        <w:rPr>
          <w:rFonts w:asciiTheme="majorBidi" w:hAnsiTheme="majorBidi" w:cstheme="majorBidi"/>
          <w:i/>
          <w:iCs/>
        </w:rPr>
        <w:t>VIIRS/NPP Daily Gridded Day Night Band 500m Linear Lat Lon Grid Night</w:t>
      </w:r>
      <w:r w:rsidRPr="00F448DD">
        <w:rPr>
          <w:rFonts w:asciiTheme="majorBidi" w:hAnsiTheme="majorBidi" w:cstheme="majorBidi"/>
        </w:rPr>
        <w:t xml:space="preserve"> [Dataset]. NASA Level 1 and Atmosphere Archive and Distribution System Distributed Active Archive Center. </w:t>
      </w:r>
      <w:hyperlink r:id="rId26" w:history="1">
        <w:r w:rsidRPr="00F448DD">
          <w:rPr>
            <w:rStyle w:val="Hyperlink"/>
            <w:rFonts w:asciiTheme="majorBidi" w:hAnsiTheme="majorBidi" w:cstheme="majorBidi"/>
          </w:rPr>
          <w:t>https://doi.org/10.5067/VIIRS/VNP46A1.001</w:t>
        </w:r>
      </w:hyperlink>
    </w:p>
    <w:p w14:paraId="5EE7C69F" w14:textId="77777777" w:rsidR="00F448DD" w:rsidRDefault="00F448DD" w:rsidP="00F448DD">
      <w:pPr>
        <w:spacing w:line="240" w:lineRule="auto"/>
        <w:ind w:left="360" w:hanging="360"/>
        <w:contextualSpacing/>
        <w:rPr>
          <w:rFonts w:asciiTheme="majorBidi" w:hAnsiTheme="majorBidi" w:cstheme="majorBidi"/>
        </w:rPr>
      </w:pPr>
    </w:p>
    <w:p w14:paraId="432A0AEC" w14:textId="44F750E9" w:rsidR="00F448DD" w:rsidRPr="00F448DD" w:rsidRDefault="00F448DD" w:rsidP="00F448DD">
      <w:pPr>
        <w:spacing w:line="240" w:lineRule="auto"/>
        <w:ind w:left="360" w:hanging="360"/>
        <w:contextualSpacing/>
        <w:rPr>
          <w:rFonts w:asciiTheme="majorBidi" w:hAnsiTheme="majorBidi" w:cstheme="majorBidi"/>
        </w:rPr>
      </w:pPr>
      <w:r w:rsidRPr="00F448DD">
        <w:rPr>
          <w:rFonts w:asciiTheme="majorBidi" w:hAnsiTheme="majorBidi" w:cstheme="majorBidi"/>
        </w:rPr>
        <w:t xml:space="preserve">Naylor, K. B., Tootoo, J., </w:t>
      </w:r>
      <w:proofErr w:type="spellStart"/>
      <w:r w:rsidRPr="00F448DD">
        <w:rPr>
          <w:rFonts w:asciiTheme="majorBidi" w:hAnsiTheme="majorBidi" w:cstheme="majorBidi"/>
        </w:rPr>
        <w:t>Yakusheva</w:t>
      </w:r>
      <w:proofErr w:type="spellEnd"/>
      <w:r w:rsidRPr="00F448DD">
        <w:rPr>
          <w:rFonts w:asciiTheme="majorBidi" w:hAnsiTheme="majorBidi" w:cstheme="majorBidi"/>
        </w:rPr>
        <w:t xml:space="preserve">, O., Shipman, S. A., Bynum, J. P. W., &amp; Davis, M. A. (2019). Geographic variation in spatial accessibility of U.S. healthcare providers. </w:t>
      </w:r>
      <w:proofErr w:type="spellStart"/>
      <w:r w:rsidRPr="00F448DD">
        <w:rPr>
          <w:rFonts w:asciiTheme="majorBidi" w:hAnsiTheme="majorBidi" w:cstheme="majorBidi"/>
          <w:i/>
          <w:iCs/>
        </w:rPr>
        <w:t>PLoS</w:t>
      </w:r>
      <w:proofErr w:type="spellEnd"/>
      <w:r w:rsidRPr="00F448DD">
        <w:rPr>
          <w:rFonts w:asciiTheme="majorBidi" w:hAnsiTheme="majorBidi" w:cstheme="majorBidi"/>
          <w:i/>
          <w:iCs/>
        </w:rPr>
        <w:t xml:space="preserve"> One</w:t>
      </w:r>
      <w:r w:rsidRPr="00F448DD">
        <w:rPr>
          <w:rFonts w:asciiTheme="majorBidi" w:hAnsiTheme="majorBidi" w:cstheme="majorBidi"/>
        </w:rPr>
        <w:t xml:space="preserve">, </w:t>
      </w:r>
      <w:r w:rsidRPr="00F448DD">
        <w:rPr>
          <w:rFonts w:asciiTheme="majorBidi" w:hAnsiTheme="majorBidi" w:cstheme="majorBidi"/>
          <w:i/>
          <w:iCs/>
        </w:rPr>
        <w:t>14</w:t>
      </w:r>
      <w:r w:rsidRPr="00F448DD">
        <w:rPr>
          <w:rFonts w:asciiTheme="majorBidi" w:hAnsiTheme="majorBidi" w:cstheme="majorBidi"/>
        </w:rPr>
        <w:t xml:space="preserve">(4), e0215016. </w:t>
      </w:r>
      <w:hyperlink r:id="rId27" w:history="1">
        <w:r w:rsidRPr="00F448DD">
          <w:rPr>
            <w:rStyle w:val="Hyperlink"/>
            <w:rFonts w:asciiTheme="majorBidi" w:hAnsiTheme="majorBidi" w:cstheme="majorBidi"/>
          </w:rPr>
          <w:t>https://doi.org/10.1371/journal.pone.0215016</w:t>
        </w:r>
      </w:hyperlink>
    </w:p>
    <w:p w14:paraId="455B6876" w14:textId="77777777" w:rsidR="00F448DD" w:rsidRDefault="00F448DD" w:rsidP="00F448DD">
      <w:pPr>
        <w:spacing w:line="240" w:lineRule="auto"/>
        <w:ind w:left="360" w:hanging="360"/>
        <w:contextualSpacing/>
        <w:rPr>
          <w:rFonts w:asciiTheme="majorBidi" w:hAnsiTheme="majorBidi" w:cstheme="majorBidi"/>
        </w:rPr>
      </w:pPr>
    </w:p>
    <w:p w14:paraId="3EF1CCD6" w14:textId="7CBBA2A4" w:rsidR="00F448DD" w:rsidRPr="00F448DD" w:rsidRDefault="00F448DD" w:rsidP="00F448DD">
      <w:pPr>
        <w:spacing w:line="240" w:lineRule="auto"/>
        <w:ind w:left="360" w:hanging="360"/>
        <w:contextualSpacing/>
        <w:rPr>
          <w:rFonts w:asciiTheme="majorBidi" w:hAnsiTheme="majorBidi" w:cstheme="majorBidi"/>
        </w:rPr>
      </w:pPr>
      <w:r w:rsidRPr="00F448DD">
        <w:rPr>
          <w:rFonts w:asciiTheme="majorBidi" w:hAnsiTheme="majorBidi" w:cstheme="majorBidi"/>
        </w:rPr>
        <w:t xml:space="preserve">Reardon, S. F., &amp; Bischoff, K. (2011). Income Inequality and Income Segregation. </w:t>
      </w:r>
      <w:r w:rsidRPr="00F448DD">
        <w:rPr>
          <w:rFonts w:asciiTheme="majorBidi" w:hAnsiTheme="majorBidi" w:cstheme="majorBidi"/>
          <w:i/>
          <w:iCs/>
        </w:rPr>
        <w:t>American Journal of Sociology</w:t>
      </w:r>
      <w:r w:rsidRPr="00F448DD">
        <w:rPr>
          <w:rFonts w:asciiTheme="majorBidi" w:hAnsiTheme="majorBidi" w:cstheme="majorBidi"/>
        </w:rPr>
        <w:t xml:space="preserve">, </w:t>
      </w:r>
      <w:r w:rsidRPr="00F448DD">
        <w:rPr>
          <w:rFonts w:asciiTheme="majorBidi" w:hAnsiTheme="majorBidi" w:cstheme="majorBidi"/>
          <w:i/>
          <w:iCs/>
        </w:rPr>
        <w:t>116</w:t>
      </w:r>
      <w:r w:rsidRPr="00F448DD">
        <w:rPr>
          <w:rFonts w:asciiTheme="majorBidi" w:hAnsiTheme="majorBidi" w:cstheme="majorBidi"/>
        </w:rPr>
        <w:t xml:space="preserve">(4), 1092–1153. </w:t>
      </w:r>
      <w:hyperlink r:id="rId28" w:history="1">
        <w:r w:rsidRPr="00F448DD">
          <w:rPr>
            <w:rStyle w:val="Hyperlink"/>
            <w:rFonts w:asciiTheme="majorBidi" w:hAnsiTheme="majorBidi" w:cstheme="majorBidi"/>
          </w:rPr>
          <w:t>https://doi.org/10.1086/657114</w:t>
        </w:r>
      </w:hyperlink>
    </w:p>
    <w:p w14:paraId="055B08AC" w14:textId="77777777" w:rsidR="00F448DD" w:rsidRDefault="00F448DD" w:rsidP="00F448DD">
      <w:pPr>
        <w:spacing w:line="240" w:lineRule="auto"/>
        <w:ind w:left="360" w:hanging="360"/>
        <w:contextualSpacing/>
        <w:rPr>
          <w:rFonts w:asciiTheme="majorBidi" w:hAnsiTheme="majorBidi" w:cstheme="majorBidi"/>
        </w:rPr>
      </w:pPr>
    </w:p>
    <w:p w14:paraId="5D4C040F" w14:textId="5EC34C82" w:rsidR="00F448DD" w:rsidRPr="00F448DD" w:rsidRDefault="00F448DD" w:rsidP="00F448DD">
      <w:pPr>
        <w:spacing w:line="240" w:lineRule="auto"/>
        <w:ind w:left="360" w:hanging="360"/>
        <w:contextualSpacing/>
        <w:rPr>
          <w:rFonts w:asciiTheme="majorBidi" w:hAnsiTheme="majorBidi" w:cstheme="majorBidi"/>
        </w:rPr>
      </w:pPr>
      <w:r w:rsidRPr="00F448DD">
        <w:rPr>
          <w:rFonts w:asciiTheme="majorBidi" w:hAnsiTheme="majorBidi" w:cstheme="majorBidi"/>
        </w:rPr>
        <w:t xml:space="preserve">United States Geological Survey. (2024). </w:t>
      </w:r>
      <w:r w:rsidRPr="00F448DD">
        <w:rPr>
          <w:rFonts w:asciiTheme="majorBidi" w:hAnsiTheme="majorBidi" w:cstheme="majorBidi"/>
          <w:i/>
          <w:iCs/>
        </w:rPr>
        <w:t>Landsat Collection 2 Tier 1 Level 2 Annual NDVI Composite</w:t>
      </w:r>
      <w:r w:rsidRPr="00F448DD">
        <w:rPr>
          <w:rFonts w:asciiTheme="majorBidi" w:hAnsiTheme="majorBidi" w:cstheme="majorBidi"/>
        </w:rPr>
        <w:t xml:space="preserve"> (</w:t>
      </w:r>
      <w:proofErr w:type="spellStart"/>
      <w:r w:rsidRPr="00F448DD">
        <w:rPr>
          <w:rFonts w:asciiTheme="majorBidi" w:hAnsiTheme="majorBidi" w:cstheme="majorBidi"/>
        </w:rPr>
        <w:t>ImageCollection</w:t>
      </w:r>
      <w:proofErr w:type="spellEnd"/>
      <w:r w:rsidRPr="00F448DD">
        <w:rPr>
          <w:rFonts w:asciiTheme="majorBidi" w:hAnsiTheme="majorBidi" w:cstheme="majorBidi"/>
        </w:rPr>
        <w:t xml:space="preserve"> LANDSAT/COMPOSITES/C02/T1_L2_ANNUAL_NDVI). Google Earth Engine. </w:t>
      </w:r>
      <w:hyperlink r:id="rId29" w:history="1">
        <w:r w:rsidRPr="00F448DD">
          <w:rPr>
            <w:rStyle w:val="Hyperlink"/>
            <w:rFonts w:asciiTheme="majorBidi" w:hAnsiTheme="majorBidi" w:cstheme="majorBidi"/>
          </w:rPr>
          <w:t>https://developers.google.com/earth-engine/datasets/catalog/LANDSAT_COMPOSITES_C02_T1_L2_ANNUAL_NDVI</w:t>
        </w:r>
      </w:hyperlink>
    </w:p>
    <w:p w14:paraId="619246A5" w14:textId="77777777" w:rsidR="00F448DD" w:rsidRDefault="00F448DD" w:rsidP="00F448DD">
      <w:pPr>
        <w:spacing w:line="240" w:lineRule="auto"/>
        <w:ind w:left="360" w:hanging="360"/>
        <w:contextualSpacing/>
        <w:rPr>
          <w:rFonts w:asciiTheme="majorBidi" w:hAnsiTheme="majorBidi" w:cstheme="majorBidi"/>
          <w:i/>
          <w:iCs/>
        </w:rPr>
      </w:pPr>
    </w:p>
    <w:p w14:paraId="484496E1" w14:textId="634DCE18" w:rsidR="00F448DD" w:rsidRPr="00F448DD" w:rsidRDefault="00F448DD" w:rsidP="00F448DD">
      <w:pPr>
        <w:spacing w:line="240" w:lineRule="auto"/>
        <w:ind w:left="360" w:hanging="360"/>
        <w:contextualSpacing/>
        <w:rPr>
          <w:rFonts w:asciiTheme="majorBidi" w:hAnsiTheme="majorBidi" w:cstheme="majorBidi"/>
        </w:rPr>
      </w:pPr>
      <w:r w:rsidRPr="00F448DD">
        <w:rPr>
          <w:rFonts w:asciiTheme="majorBidi" w:hAnsiTheme="majorBidi" w:cstheme="majorBidi"/>
          <w:i/>
          <w:iCs/>
        </w:rPr>
        <w:t>What are the band designations for the Landsat satellites? U.S. Geological Survey</w:t>
      </w:r>
      <w:r w:rsidRPr="00F448DD">
        <w:rPr>
          <w:rFonts w:asciiTheme="majorBidi" w:hAnsiTheme="majorBidi" w:cstheme="majorBidi"/>
        </w:rPr>
        <w:t xml:space="preserve">. (n.d.). Retrieved December 10, 2024, from </w:t>
      </w:r>
      <w:hyperlink r:id="rId30" w:history="1">
        <w:r w:rsidRPr="00F448DD">
          <w:rPr>
            <w:rStyle w:val="Hyperlink"/>
            <w:rFonts w:asciiTheme="majorBidi" w:hAnsiTheme="majorBidi" w:cstheme="majorBidi"/>
          </w:rPr>
          <w:t>https://www.usgs.gov/faqs/what-are-band-designations-landsat-satellites</w:t>
        </w:r>
      </w:hyperlink>
      <w:r>
        <w:rPr>
          <w:rFonts w:asciiTheme="majorBidi" w:hAnsiTheme="majorBidi" w:cstheme="majorBidi"/>
        </w:rPr>
        <w:t>.</w:t>
      </w:r>
    </w:p>
    <w:p w14:paraId="6936C8E8" w14:textId="75C6563A" w:rsidR="00F448DD" w:rsidRPr="00F448DD" w:rsidRDefault="00F448DD" w:rsidP="00F448DD">
      <w:pPr>
        <w:spacing w:line="240" w:lineRule="auto"/>
        <w:contextualSpacing/>
        <w:rPr>
          <w:rFonts w:asciiTheme="majorBidi" w:hAnsiTheme="majorBidi" w:cstheme="majorBidi"/>
        </w:rPr>
      </w:pPr>
    </w:p>
    <w:p w14:paraId="54E6E921" w14:textId="3AE84D6E" w:rsidR="00F448DD" w:rsidRDefault="00F448DD">
      <w:pPr>
        <w:rPr>
          <w:rFonts w:asciiTheme="majorBidi" w:hAnsiTheme="majorBidi" w:cstheme="majorBidi"/>
          <w:b/>
          <w:bCs/>
        </w:rPr>
      </w:pPr>
      <w:r>
        <w:rPr>
          <w:rFonts w:asciiTheme="majorBidi" w:hAnsiTheme="majorBidi" w:cstheme="majorBidi"/>
          <w:b/>
          <w:bCs/>
        </w:rPr>
        <w:br w:type="page"/>
      </w:r>
    </w:p>
    <w:p w14:paraId="65475079" w14:textId="2E783437" w:rsidR="00286BE5" w:rsidRDefault="00286BE5" w:rsidP="00F448DD">
      <w:pPr>
        <w:spacing w:line="240" w:lineRule="auto"/>
        <w:contextualSpacing/>
        <w:jc w:val="center"/>
        <w:rPr>
          <w:rFonts w:asciiTheme="majorBidi" w:hAnsiTheme="majorBidi" w:cstheme="majorBidi"/>
          <w:b/>
          <w:bCs/>
        </w:rPr>
      </w:pPr>
      <w:r>
        <w:rPr>
          <w:rFonts w:asciiTheme="majorBidi" w:hAnsiTheme="majorBidi" w:cstheme="majorBidi"/>
          <w:b/>
          <w:bCs/>
        </w:rPr>
        <w:lastRenderedPageBreak/>
        <w:t>Appendix</w:t>
      </w:r>
    </w:p>
    <w:p w14:paraId="5A66018E" w14:textId="77777777" w:rsidR="00F448DD" w:rsidRDefault="00F448DD" w:rsidP="00F448DD">
      <w:pPr>
        <w:spacing w:line="240" w:lineRule="auto"/>
        <w:contextualSpacing/>
        <w:rPr>
          <w:rFonts w:asciiTheme="majorBidi" w:hAnsiTheme="majorBidi" w:cstheme="majorBidi"/>
          <w:i/>
          <w:iCs/>
        </w:rPr>
      </w:pPr>
    </w:p>
    <w:p w14:paraId="13D58C9F" w14:textId="1D65832C" w:rsidR="00286BE5" w:rsidRPr="00F448DD" w:rsidRDefault="00C838A3" w:rsidP="00F448DD">
      <w:pPr>
        <w:spacing w:line="240" w:lineRule="auto"/>
        <w:contextualSpacing/>
        <w:rPr>
          <w:rFonts w:asciiTheme="majorBidi" w:hAnsiTheme="majorBidi" w:cstheme="majorBidi"/>
          <w:i/>
          <w:iCs/>
        </w:rPr>
      </w:pPr>
      <w:r w:rsidRPr="00F448DD">
        <w:rPr>
          <w:rFonts w:asciiTheme="majorBidi" w:hAnsiTheme="majorBidi" w:cstheme="majorBidi"/>
          <w:i/>
          <w:iCs/>
        </w:rPr>
        <w:t>Appendix A: Variable Names and Sources of Demographic/Economic Data</w:t>
      </w:r>
    </w:p>
    <w:p w14:paraId="4DA3BBB9" w14:textId="77777777" w:rsidR="00F448DD" w:rsidRPr="00286BE5" w:rsidRDefault="00F448DD" w:rsidP="00F448DD">
      <w:pPr>
        <w:spacing w:line="240" w:lineRule="auto"/>
        <w:contextualSpacing/>
        <w:rPr>
          <w:rFonts w:asciiTheme="majorBidi" w:hAnsiTheme="majorBidi" w:cstheme="majorBidi"/>
        </w:rPr>
      </w:pP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286BE5" w14:paraId="0B863D3C" w14:textId="77777777" w:rsidTr="00286BE5">
        <w:tc>
          <w:tcPr>
            <w:tcW w:w="1335" w:type="dxa"/>
            <w:vAlign w:val="center"/>
          </w:tcPr>
          <w:p w14:paraId="68E2867C" w14:textId="2C590ABE" w:rsidR="00286BE5" w:rsidRPr="00C838A3" w:rsidRDefault="00F448DD" w:rsidP="00F448DD">
            <w:pPr>
              <w:contextualSpacing/>
              <w:jc w:val="right"/>
              <w:rPr>
                <w:rFonts w:asciiTheme="majorBidi" w:hAnsiTheme="majorBidi" w:cstheme="majorBidi"/>
                <w:b/>
                <w:bCs/>
              </w:rPr>
            </w:pPr>
            <w:r>
              <w:rPr>
                <w:rFonts w:asciiTheme="majorBidi" w:hAnsiTheme="majorBidi" w:cstheme="majorBidi"/>
                <w:b/>
                <w:bCs/>
              </w:rPr>
              <w:t xml:space="preserve"> Data </w:t>
            </w:r>
            <w:r w:rsidR="00286BE5" w:rsidRPr="00C838A3">
              <w:rPr>
                <w:rFonts w:asciiTheme="majorBidi" w:hAnsiTheme="majorBidi" w:cstheme="majorBidi"/>
                <w:b/>
                <w:bCs/>
              </w:rPr>
              <w:t>Type</w:t>
            </w:r>
          </w:p>
        </w:tc>
        <w:tc>
          <w:tcPr>
            <w:tcW w:w="2671" w:type="dxa"/>
            <w:gridSpan w:val="2"/>
            <w:vAlign w:val="center"/>
          </w:tcPr>
          <w:p w14:paraId="3468B797" w14:textId="584E1605" w:rsidR="00286BE5" w:rsidRDefault="00286BE5" w:rsidP="00F448DD">
            <w:pPr>
              <w:contextualSpacing/>
              <w:jc w:val="center"/>
              <w:rPr>
                <w:rFonts w:asciiTheme="majorBidi" w:hAnsiTheme="majorBidi" w:cstheme="majorBidi"/>
              </w:rPr>
            </w:pPr>
            <w:r>
              <w:rPr>
                <w:rFonts w:asciiTheme="majorBidi" w:hAnsiTheme="majorBidi" w:cstheme="majorBidi"/>
              </w:rPr>
              <w:t>Decennial Census</w:t>
            </w:r>
          </w:p>
        </w:tc>
        <w:tc>
          <w:tcPr>
            <w:tcW w:w="5344" w:type="dxa"/>
            <w:gridSpan w:val="4"/>
            <w:vAlign w:val="center"/>
          </w:tcPr>
          <w:p w14:paraId="04996361" w14:textId="046025F9" w:rsidR="00286BE5" w:rsidRDefault="00286BE5" w:rsidP="00F448DD">
            <w:pPr>
              <w:contextualSpacing/>
              <w:jc w:val="center"/>
              <w:rPr>
                <w:rFonts w:asciiTheme="majorBidi" w:hAnsiTheme="majorBidi" w:cstheme="majorBidi"/>
              </w:rPr>
            </w:pPr>
            <w:r>
              <w:rPr>
                <w:rFonts w:asciiTheme="majorBidi" w:hAnsiTheme="majorBidi" w:cstheme="majorBidi"/>
              </w:rPr>
              <w:t>5-Year American Community Survey</w:t>
            </w:r>
          </w:p>
        </w:tc>
      </w:tr>
      <w:tr w:rsidR="00286BE5" w14:paraId="1B6B75CD" w14:textId="77777777" w:rsidTr="00286BE5">
        <w:tc>
          <w:tcPr>
            <w:tcW w:w="1335" w:type="dxa"/>
            <w:vAlign w:val="center"/>
          </w:tcPr>
          <w:p w14:paraId="00731AC8" w14:textId="053EA392" w:rsidR="00286BE5" w:rsidRPr="00C838A3" w:rsidRDefault="00286BE5" w:rsidP="00F448DD">
            <w:pPr>
              <w:contextualSpacing/>
              <w:jc w:val="right"/>
              <w:rPr>
                <w:rFonts w:asciiTheme="majorBidi" w:hAnsiTheme="majorBidi" w:cstheme="majorBidi"/>
                <w:b/>
                <w:bCs/>
              </w:rPr>
            </w:pPr>
            <w:r w:rsidRPr="00C838A3">
              <w:rPr>
                <w:rFonts w:asciiTheme="majorBidi" w:hAnsiTheme="majorBidi" w:cstheme="majorBidi"/>
                <w:b/>
                <w:bCs/>
              </w:rPr>
              <w:t>Source</w:t>
            </w:r>
          </w:p>
        </w:tc>
        <w:tc>
          <w:tcPr>
            <w:tcW w:w="1335" w:type="dxa"/>
            <w:vAlign w:val="center"/>
          </w:tcPr>
          <w:p w14:paraId="3340ED82" w14:textId="46910394" w:rsidR="00286BE5" w:rsidRDefault="00286BE5" w:rsidP="00F448DD">
            <w:pPr>
              <w:contextualSpacing/>
              <w:jc w:val="center"/>
              <w:rPr>
                <w:rFonts w:asciiTheme="majorBidi" w:hAnsiTheme="majorBidi" w:cstheme="majorBidi"/>
              </w:rPr>
            </w:pPr>
            <w:r>
              <w:rPr>
                <w:rFonts w:asciiTheme="majorBidi" w:hAnsiTheme="majorBidi" w:cstheme="majorBidi"/>
              </w:rPr>
              <w:t>IPUMS</w:t>
            </w:r>
          </w:p>
        </w:tc>
        <w:tc>
          <w:tcPr>
            <w:tcW w:w="6680" w:type="dxa"/>
            <w:gridSpan w:val="5"/>
            <w:vAlign w:val="center"/>
          </w:tcPr>
          <w:p w14:paraId="0997B0EF" w14:textId="03903AB0" w:rsidR="00286BE5" w:rsidRDefault="00286BE5" w:rsidP="00F448DD">
            <w:pPr>
              <w:contextualSpacing/>
              <w:jc w:val="center"/>
              <w:rPr>
                <w:rFonts w:asciiTheme="majorBidi" w:hAnsiTheme="majorBidi" w:cstheme="majorBidi"/>
              </w:rPr>
            </w:pPr>
            <w:r>
              <w:rPr>
                <w:rFonts w:asciiTheme="majorBidi" w:hAnsiTheme="majorBidi" w:cstheme="majorBidi"/>
              </w:rPr>
              <w:t>“</w:t>
            </w:r>
            <w:proofErr w:type="spellStart"/>
            <w:r>
              <w:rPr>
                <w:rFonts w:asciiTheme="majorBidi" w:hAnsiTheme="majorBidi" w:cstheme="majorBidi"/>
              </w:rPr>
              <w:t>tidycensus</w:t>
            </w:r>
            <w:proofErr w:type="spellEnd"/>
            <w:r>
              <w:rPr>
                <w:rFonts w:asciiTheme="majorBidi" w:hAnsiTheme="majorBidi" w:cstheme="majorBidi"/>
              </w:rPr>
              <w:t>” R package</w:t>
            </w:r>
          </w:p>
        </w:tc>
      </w:tr>
      <w:tr w:rsidR="00286BE5" w14:paraId="6CBA231F" w14:textId="77777777" w:rsidTr="00C838A3">
        <w:tc>
          <w:tcPr>
            <w:tcW w:w="1335" w:type="dxa"/>
            <w:tcBorders>
              <w:bottom w:val="single" w:sz="18" w:space="0" w:color="auto"/>
            </w:tcBorders>
            <w:vAlign w:val="center"/>
          </w:tcPr>
          <w:p w14:paraId="673830C9" w14:textId="2F79A839" w:rsidR="00286BE5" w:rsidRPr="00C838A3" w:rsidRDefault="00C838A3" w:rsidP="00F448DD">
            <w:pPr>
              <w:contextualSpacing/>
              <w:jc w:val="right"/>
              <w:rPr>
                <w:rFonts w:asciiTheme="majorBidi" w:hAnsiTheme="majorBidi" w:cstheme="majorBidi"/>
                <w:b/>
                <w:bCs/>
              </w:rPr>
            </w:pPr>
            <w:r>
              <w:rPr>
                <w:rFonts w:asciiTheme="majorBidi" w:hAnsiTheme="majorBidi" w:cstheme="majorBidi"/>
                <w:b/>
                <w:bCs/>
              </w:rPr>
              <w:t>Year</w:t>
            </w:r>
          </w:p>
        </w:tc>
        <w:tc>
          <w:tcPr>
            <w:tcW w:w="1335" w:type="dxa"/>
            <w:tcBorders>
              <w:bottom w:val="single" w:sz="18" w:space="0" w:color="auto"/>
            </w:tcBorders>
            <w:vAlign w:val="center"/>
          </w:tcPr>
          <w:p w14:paraId="71B46BC7" w14:textId="77777777" w:rsidR="00286BE5" w:rsidRDefault="00286BE5" w:rsidP="00F448DD">
            <w:pPr>
              <w:contextualSpacing/>
              <w:jc w:val="center"/>
              <w:rPr>
                <w:rFonts w:asciiTheme="majorBidi" w:hAnsiTheme="majorBidi" w:cstheme="majorBidi"/>
              </w:rPr>
            </w:pPr>
            <w:r>
              <w:rPr>
                <w:rFonts w:asciiTheme="majorBidi" w:hAnsiTheme="majorBidi" w:cstheme="majorBidi"/>
              </w:rPr>
              <w:t>1990</w:t>
            </w:r>
          </w:p>
        </w:tc>
        <w:tc>
          <w:tcPr>
            <w:tcW w:w="1336" w:type="dxa"/>
            <w:tcBorders>
              <w:bottom w:val="single" w:sz="18" w:space="0" w:color="auto"/>
            </w:tcBorders>
            <w:vAlign w:val="center"/>
          </w:tcPr>
          <w:p w14:paraId="3197AC8D" w14:textId="77777777" w:rsidR="00286BE5" w:rsidRDefault="00286BE5" w:rsidP="00F448DD">
            <w:pPr>
              <w:contextualSpacing/>
              <w:jc w:val="center"/>
              <w:rPr>
                <w:rFonts w:asciiTheme="majorBidi" w:hAnsiTheme="majorBidi" w:cstheme="majorBidi"/>
              </w:rPr>
            </w:pPr>
            <w:r>
              <w:rPr>
                <w:rFonts w:asciiTheme="majorBidi" w:hAnsiTheme="majorBidi" w:cstheme="majorBidi"/>
              </w:rPr>
              <w:t>2000</w:t>
            </w:r>
          </w:p>
        </w:tc>
        <w:tc>
          <w:tcPr>
            <w:tcW w:w="1336" w:type="dxa"/>
            <w:tcBorders>
              <w:bottom w:val="single" w:sz="18" w:space="0" w:color="auto"/>
            </w:tcBorders>
            <w:vAlign w:val="center"/>
          </w:tcPr>
          <w:p w14:paraId="22C36F6C" w14:textId="77777777" w:rsidR="00286BE5" w:rsidRDefault="00286BE5" w:rsidP="00F448DD">
            <w:pPr>
              <w:contextualSpacing/>
              <w:jc w:val="center"/>
              <w:rPr>
                <w:rFonts w:asciiTheme="majorBidi" w:hAnsiTheme="majorBidi" w:cstheme="majorBidi"/>
              </w:rPr>
            </w:pPr>
            <w:r>
              <w:rPr>
                <w:rFonts w:asciiTheme="majorBidi" w:hAnsiTheme="majorBidi" w:cstheme="majorBidi"/>
              </w:rPr>
              <w:t>2010</w:t>
            </w:r>
          </w:p>
        </w:tc>
        <w:tc>
          <w:tcPr>
            <w:tcW w:w="1336" w:type="dxa"/>
            <w:tcBorders>
              <w:bottom w:val="single" w:sz="18" w:space="0" w:color="auto"/>
            </w:tcBorders>
            <w:vAlign w:val="center"/>
          </w:tcPr>
          <w:p w14:paraId="3E963FAD" w14:textId="77777777" w:rsidR="00286BE5" w:rsidRDefault="00286BE5" w:rsidP="00F448DD">
            <w:pPr>
              <w:contextualSpacing/>
              <w:jc w:val="center"/>
              <w:rPr>
                <w:rFonts w:asciiTheme="majorBidi" w:hAnsiTheme="majorBidi" w:cstheme="majorBidi"/>
              </w:rPr>
            </w:pPr>
            <w:r>
              <w:rPr>
                <w:rFonts w:asciiTheme="majorBidi" w:hAnsiTheme="majorBidi" w:cstheme="majorBidi"/>
              </w:rPr>
              <w:t>2012</w:t>
            </w:r>
          </w:p>
        </w:tc>
        <w:tc>
          <w:tcPr>
            <w:tcW w:w="1336" w:type="dxa"/>
            <w:tcBorders>
              <w:bottom w:val="single" w:sz="18" w:space="0" w:color="auto"/>
            </w:tcBorders>
            <w:vAlign w:val="center"/>
          </w:tcPr>
          <w:p w14:paraId="2515A797" w14:textId="77777777" w:rsidR="00286BE5" w:rsidRDefault="00286BE5" w:rsidP="00F448DD">
            <w:pPr>
              <w:contextualSpacing/>
              <w:jc w:val="center"/>
              <w:rPr>
                <w:rFonts w:asciiTheme="majorBidi" w:hAnsiTheme="majorBidi" w:cstheme="majorBidi"/>
              </w:rPr>
            </w:pPr>
            <w:r>
              <w:rPr>
                <w:rFonts w:asciiTheme="majorBidi" w:hAnsiTheme="majorBidi" w:cstheme="majorBidi"/>
              </w:rPr>
              <w:t>2017</w:t>
            </w:r>
          </w:p>
        </w:tc>
        <w:tc>
          <w:tcPr>
            <w:tcW w:w="1336" w:type="dxa"/>
            <w:tcBorders>
              <w:bottom w:val="single" w:sz="18" w:space="0" w:color="auto"/>
            </w:tcBorders>
            <w:vAlign w:val="center"/>
          </w:tcPr>
          <w:p w14:paraId="4ACB1A3B" w14:textId="77777777" w:rsidR="00286BE5" w:rsidRDefault="00286BE5" w:rsidP="00F448DD">
            <w:pPr>
              <w:contextualSpacing/>
              <w:jc w:val="center"/>
              <w:rPr>
                <w:rFonts w:asciiTheme="majorBidi" w:hAnsiTheme="majorBidi" w:cstheme="majorBidi"/>
              </w:rPr>
            </w:pPr>
            <w:r>
              <w:rPr>
                <w:rFonts w:asciiTheme="majorBidi" w:hAnsiTheme="majorBidi" w:cstheme="majorBidi"/>
              </w:rPr>
              <w:t>2022</w:t>
            </w:r>
          </w:p>
        </w:tc>
      </w:tr>
      <w:tr w:rsidR="00286BE5" w14:paraId="6A24F357" w14:textId="77777777" w:rsidTr="00C838A3">
        <w:tc>
          <w:tcPr>
            <w:tcW w:w="1335" w:type="dxa"/>
            <w:tcBorders>
              <w:top w:val="single" w:sz="18" w:space="0" w:color="auto"/>
            </w:tcBorders>
            <w:vAlign w:val="center"/>
          </w:tcPr>
          <w:p w14:paraId="1D31E39E" w14:textId="2919E59D" w:rsidR="00286BE5" w:rsidRPr="00C838A3" w:rsidRDefault="00286BE5" w:rsidP="00F448DD">
            <w:pPr>
              <w:contextualSpacing/>
              <w:jc w:val="right"/>
              <w:rPr>
                <w:rFonts w:asciiTheme="majorBidi" w:hAnsiTheme="majorBidi" w:cstheme="majorBidi"/>
                <w:b/>
                <w:bCs/>
              </w:rPr>
            </w:pPr>
            <w:r w:rsidRPr="00C838A3">
              <w:rPr>
                <w:rFonts w:asciiTheme="majorBidi" w:hAnsiTheme="majorBidi" w:cstheme="majorBidi"/>
                <w:b/>
                <w:bCs/>
              </w:rPr>
              <w:t>Median Gross Rent</w:t>
            </w:r>
          </w:p>
        </w:tc>
        <w:tc>
          <w:tcPr>
            <w:tcW w:w="1335" w:type="dxa"/>
            <w:tcBorders>
              <w:top w:val="single" w:sz="18" w:space="0" w:color="auto"/>
            </w:tcBorders>
            <w:vAlign w:val="center"/>
          </w:tcPr>
          <w:p w14:paraId="1DF5ED62" w14:textId="5D33271E" w:rsidR="00286BE5" w:rsidRPr="00C838A3" w:rsidRDefault="00286BE5" w:rsidP="00F448DD">
            <w:pPr>
              <w:contextualSpacing/>
              <w:jc w:val="center"/>
              <w:rPr>
                <w:rFonts w:asciiTheme="majorBidi" w:hAnsiTheme="majorBidi" w:cstheme="majorBidi"/>
                <w:i/>
                <w:iCs/>
              </w:rPr>
            </w:pPr>
            <w:r w:rsidRPr="00C838A3">
              <w:rPr>
                <w:rFonts w:asciiTheme="majorBidi" w:hAnsiTheme="majorBidi" w:cstheme="majorBidi"/>
                <w:i/>
                <w:iCs/>
              </w:rPr>
              <w:t>EYU001</w:t>
            </w:r>
          </w:p>
        </w:tc>
        <w:tc>
          <w:tcPr>
            <w:tcW w:w="1336" w:type="dxa"/>
            <w:tcBorders>
              <w:top w:val="single" w:sz="18" w:space="0" w:color="auto"/>
            </w:tcBorders>
            <w:vAlign w:val="center"/>
          </w:tcPr>
          <w:p w14:paraId="7EA078ED" w14:textId="68D9279A" w:rsidR="00286BE5" w:rsidRPr="00C838A3" w:rsidRDefault="00286BE5" w:rsidP="00F448DD">
            <w:pPr>
              <w:contextualSpacing/>
              <w:jc w:val="center"/>
              <w:rPr>
                <w:rFonts w:asciiTheme="majorBidi" w:hAnsiTheme="majorBidi" w:cstheme="majorBidi"/>
                <w:i/>
                <w:iCs/>
              </w:rPr>
            </w:pPr>
            <w:r w:rsidRPr="00C838A3">
              <w:rPr>
                <w:rFonts w:asciiTheme="majorBidi" w:hAnsiTheme="majorBidi" w:cstheme="majorBidi"/>
                <w:i/>
                <w:iCs/>
              </w:rPr>
              <w:t>H063001</w:t>
            </w:r>
          </w:p>
        </w:tc>
        <w:tc>
          <w:tcPr>
            <w:tcW w:w="5344" w:type="dxa"/>
            <w:gridSpan w:val="4"/>
            <w:vAlign w:val="center"/>
          </w:tcPr>
          <w:p w14:paraId="69653166" w14:textId="4BDA5A9E" w:rsidR="00286BE5" w:rsidRPr="00C838A3" w:rsidRDefault="00286BE5" w:rsidP="00F448DD">
            <w:pPr>
              <w:contextualSpacing/>
              <w:jc w:val="center"/>
              <w:rPr>
                <w:rFonts w:asciiTheme="majorBidi" w:hAnsiTheme="majorBidi" w:cstheme="majorBidi"/>
                <w:i/>
                <w:iCs/>
              </w:rPr>
            </w:pPr>
            <w:r w:rsidRPr="00C838A3">
              <w:rPr>
                <w:rFonts w:asciiTheme="majorBidi" w:hAnsiTheme="majorBidi" w:cstheme="majorBidi"/>
                <w:i/>
                <w:iCs/>
              </w:rPr>
              <w:t>B25064_001</w:t>
            </w:r>
          </w:p>
        </w:tc>
      </w:tr>
      <w:tr w:rsidR="00286BE5" w14:paraId="5C000603" w14:textId="77777777" w:rsidTr="00C838A3">
        <w:tc>
          <w:tcPr>
            <w:tcW w:w="1335" w:type="dxa"/>
            <w:vAlign w:val="center"/>
          </w:tcPr>
          <w:p w14:paraId="26982FEB" w14:textId="222F7A9D" w:rsidR="00286BE5" w:rsidRPr="00C838A3" w:rsidRDefault="00286BE5" w:rsidP="00F448DD">
            <w:pPr>
              <w:contextualSpacing/>
              <w:jc w:val="right"/>
              <w:rPr>
                <w:rFonts w:asciiTheme="majorBidi" w:hAnsiTheme="majorBidi" w:cstheme="majorBidi"/>
                <w:b/>
                <w:bCs/>
              </w:rPr>
            </w:pPr>
            <w:r w:rsidRPr="00C838A3">
              <w:rPr>
                <w:rFonts w:asciiTheme="majorBidi" w:hAnsiTheme="majorBidi" w:cstheme="majorBidi"/>
                <w:b/>
                <w:bCs/>
              </w:rPr>
              <w:t>Average Home Value</w:t>
            </w:r>
          </w:p>
        </w:tc>
        <w:tc>
          <w:tcPr>
            <w:tcW w:w="1335" w:type="dxa"/>
            <w:vAlign w:val="center"/>
          </w:tcPr>
          <w:p w14:paraId="3772FFA5" w14:textId="2F4D0070" w:rsidR="00286BE5" w:rsidRPr="00C838A3" w:rsidRDefault="00286BE5" w:rsidP="00F448DD">
            <w:pPr>
              <w:contextualSpacing/>
              <w:jc w:val="center"/>
              <w:rPr>
                <w:rFonts w:asciiTheme="majorBidi" w:hAnsiTheme="majorBidi" w:cstheme="majorBidi"/>
                <w:i/>
                <w:iCs/>
              </w:rPr>
            </w:pPr>
            <w:r w:rsidRPr="00C838A3">
              <w:rPr>
                <w:rFonts w:asciiTheme="majorBidi" w:hAnsiTheme="majorBidi" w:cstheme="majorBidi"/>
                <w:i/>
                <w:iCs/>
              </w:rPr>
              <w:t>EST001</w:t>
            </w:r>
          </w:p>
        </w:tc>
        <w:tc>
          <w:tcPr>
            <w:tcW w:w="1336" w:type="dxa"/>
            <w:vAlign w:val="center"/>
          </w:tcPr>
          <w:p w14:paraId="51C63C66" w14:textId="438778B3" w:rsidR="00286BE5" w:rsidRPr="00C838A3" w:rsidRDefault="00286BE5" w:rsidP="00F448DD">
            <w:pPr>
              <w:contextualSpacing/>
              <w:jc w:val="center"/>
              <w:rPr>
                <w:rFonts w:asciiTheme="majorBidi" w:hAnsiTheme="majorBidi" w:cstheme="majorBidi"/>
                <w:i/>
                <w:iCs/>
              </w:rPr>
            </w:pPr>
            <w:r w:rsidRPr="00C838A3">
              <w:rPr>
                <w:rFonts w:asciiTheme="majorBidi" w:hAnsiTheme="majorBidi" w:cstheme="majorBidi"/>
                <w:i/>
                <w:iCs/>
              </w:rPr>
              <w:t>H085001</w:t>
            </w:r>
          </w:p>
        </w:tc>
        <w:tc>
          <w:tcPr>
            <w:tcW w:w="5344" w:type="dxa"/>
            <w:gridSpan w:val="4"/>
            <w:vAlign w:val="center"/>
          </w:tcPr>
          <w:p w14:paraId="115098BB" w14:textId="1C7B0966" w:rsidR="00286BE5" w:rsidRPr="00C838A3" w:rsidRDefault="00286BE5" w:rsidP="00F448DD">
            <w:pPr>
              <w:contextualSpacing/>
              <w:jc w:val="center"/>
              <w:rPr>
                <w:rFonts w:asciiTheme="majorBidi" w:hAnsiTheme="majorBidi" w:cstheme="majorBidi"/>
                <w:i/>
                <w:iCs/>
              </w:rPr>
            </w:pPr>
            <w:r w:rsidRPr="00C838A3">
              <w:rPr>
                <w:rFonts w:asciiTheme="majorBidi" w:hAnsiTheme="majorBidi" w:cstheme="majorBidi"/>
                <w:i/>
                <w:iCs/>
              </w:rPr>
              <w:t>B25077_001</w:t>
            </w:r>
          </w:p>
        </w:tc>
      </w:tr>
      <w:tr w:rsidR="00286BE5" w14:paraId="0DFE20DE" w14:textId="77777777" w:rsidTr="00C838A3">
        <w:tc>
          <w:tcPr>
            <w:tcW w:w="1335" w:type="dxa"/>
            <w:vAlign w:val="center"/>
          </w:tcPr>
          <w:p w14:paraId="07F39741" w14:textId="554C1576" w:rsidR="00286BE5" w:rsidRPr="00C838A3" w:rsidRDefault="00286BE5" w:rsidP="00F448DD">
            <w:pPr>
              <w:contextualSpacing/>
              <w:jc w:val="right"/>
              <w:rPr>
                <w:rFonts w:asciiTheme="majorBidi" w:hAnsiTheme="majorBidi" w:cstheme="majorBidi"/>
                <w:b/>
                <w:bCs/>
              </w:rPr>
            </w:pPr>
            <w:r w:rsidRPr="00C838A3">
              <w:rPr>
                <w:rFonts w:asciiTheme="majorBidi" w:hAnsiTheme="majorBidi" w:cstheme="majorBidi"/>
                <w:b/>
                <w:bCs/>
              </w:rPr>
              <w:t xml:space="preserve">Median Household Income </w:t>
            </w:r>
          </w:p>
        </w:tc>
        <w:tc>
          <w:tcPr>
            <w:tcW w:w="1335" w:type="dxa"/>
            <w:vAlign w:val="center"/>
          </w:tcPr>
          <w:p w14:paraId="26FE5D40" w14:textId="51CB1898" w:rsidR="00286BE5" w:rsidRPr="00C838A3" w:rsidRDefault="00286BE5" w:rsidP="00F448DD">
            <w:pPr>
              <w:contextualSpacing/>
              <w:jc w:val="center"/>
              <w:rPr>
                <w:rFonts w:asciiTheme="majorBidi" w:hAnsiTheme="majorBidi" w:cstheme="majorBidi"/>
                <w:i/>
                <w:iCs/>
              </w:rPr>
            </w:pPr>
            <w:r w:rsidRPr="00C838A3">
              <w:rPr>
                <w:rFonts w:asciiTheme="majorBidi" w:hAnsiTheme="majorBidi" w:cstheme="majorBidi"/>
                <w:i/>
                <w:iCs/>
              </w:rPr>
              <w:t>E4U001</w:t>
            </w:r>
          </w:p>
        </w:tc>
        <w:tc>
          <w:tcPr>
            <w:tcW w:w="1336" w:type="dxa"/>
            <w:vAlign w:val="center"/>
          </w:tcPr>
          <w:p w14:paraId="074C226A" w14:textId="3703591F" w:rsidR="00286BE5" w:rsidRPr="00C838A3" w:rsidRDefault="00286BE5" w:rsidP="00F448DD">
            <w:pPr>
              <w:contextualSpacing/>
              <w:jc w:val="center"/>
              <w:rPr>
                <w:rFonts w:asciiTheme="majorBidi" w:hAnsiTheme="majorBidi" w:cstheme="majorBidi"/>
                <w:i/>
                <w:iCs/>
              </w:rPr>
            </w:pPr>
            <w:r w:rsidRPr="00C838A3">
              <w:rPr>
                <w:rFonts w:asciiTheme="majorBidi" w:hAnsiTheme="majorBidi" w:cstheme="majorBidi"/>
                <w:i/>
                <w:iCs/>
              </w:rPr>
              <w:t>P053001</w:t>
            </w:r>
          </w:p>
        </w:tc>
        <w:tc>
          <w:tcPr>
            <w:tcW w:w="5344" w:type="dxa"/>
            <w:gridSpan w:val="4"/>
            <w:vAlign w:val="center"/>
          </w:tcPr>
          <w:p w14:paraId="08C523E1" w14:textId="4E7950EF" w:rsidR="00286BE5" w:rsidRPr="00C838A3" w:rsidRDefault="00286BE5" w:rsidP="00F448DD">
            <w:pPr>
              <w:contextualSpacing/>
              <w:jc w:val="center"/>
              <w:rPr>
                <w:rFonts w:asciiTheme="majorBidi" w:hAnsiTheme="majorBidi" w:cstheme="majorBidi"/>
                <w:i/>
                <w:iCs/>
              </w:rPr>
            </w:pPr>
            <w:r w:rsidRPr="00C838A3">
              <w:rPr>
                <w:rFonts w:asciiTheme="majorBidi" w:hAnsiTheme="majorBidi" w:cstheme="majorBidi"/>
                <w:i/>
                <w:iCs/>
              </w:rPr>
              <w:t>B19013_001</w:t>
            </w:r>
          </w:p>
        </w:tc>
      </w:tr>
    </w:tbl>
    <w:p w14:paraId="68810AD8" w14:textId="1C4103E9" w:rsidR="00607352" w:rsidRPr="00CC1617" w:rsidRDefault="00607352" w:rsidP="00F448DD">
      <w:pPr>
        <w:spacing w:line="240" w:lineRule="auto"/>
        <w:contextualSpacing/>
        <w:rPr>
          <w:rFonts w:asciiTheme="majorBidi" w:hAnsiTheme="majorBidi" w:cstheme="majorBidi"/>
        </w:rPr>
      </w:pPr>
    </w:p>
    <w:sectPr w:rsidR="00607352" w:rsidRPr="00CC1617">
      <w:head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3C620B" w14:textId="77777777" w:rsidR="006C7791" w:rsidRDefault="006C7791" w:rsidP="00C11DA1">
      <w:pPr>
        <w:spacing w:after="0" w:line="240" w:lineRule="auto"/>
      </w:pPr>
      <w:r>
        <w:separator/>
      </w:r>
    </w:p>
  </w:endnote>
  <w:endnote w:type="continuationSeparator" w:id="0">
    <w:p w14:paraId="38880F10" w14:textId="77777777" w:rsidR="006C7791" w:rsidRDefault="006C7791" w:rsidP="00C11D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1CE76F" w14:textId="77777777" w:rsidR="006C7791" w:rsidRDefault="006C7791" w:rsidP="00C11DA1">
      <w:pPr>
        <w:spacing w:after="0" w:line="240" w:lineRule="auto"/>
      </w:pPr>
      <w:r>
        <w:separator/>
      </w:r>
    </w:p>
  </w:footnote>
  <w:footnote w:type="continuationSeparator" w:id="0">
    <w:p w14:paraId="0EAFD078" w14:textId="77777777" w:rsidR="006C7791" w:rsidRDefault="006C7791" w:rsidP="00C11D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D63E5" w14:textId="57EED98A" w:rsidR="00960A31" w:rsidRPr="00960A31" w:rsidRDefault="00960A31" w:rsidP="00960A31">
    <w:pPr>
      <w:pStyle w:val="Header"/>
      <w:jc w:val="right"/>
      <w:rPr>
        <w:rFonts w:ascii="Times New Roman" w:hAnsi="Times New Roman" w:cs="Times New Roman"/>
      </w:rPr>
    </w:pPr>
    <w:r w:rsidRPr="00960A31">
      <w:rPr>
        <w:rFonts w:ascii="Times New Roman" w:hAnsi="Times New Roman" w:cs="Times New Roman"/>
      </w:rPr>
      <w:t>Alex Broening</w:t>
    </w:r>
  </w:p>
  <w:p w14:paraId="011C770D" w14:textId="763E8C69" w:rsidR="00960A31" w:rsidRPr="00960A31" w:rsidRDefault="00960A31" w:rsidP="00960A31">
    <w:pPr>
      <w:pStyle w:val="Header"/>
      <w:jc w:val="right"/>
      <w:rPr>
        <w:rFonts w:ascii="Times New Roman" w:hAnsi="Times New Roman" w:cs="Times New Roman"/>
      </w:rPr>
    </w:pPr>
    <w:r w:rsidRPr="00960A31">
      <w:rPr>
        <w:rFonts w:ascii="Times New Roman" w:hAnsi="Times New Roman" w:cs="Times New Roman"/>
      </w:rPr>
      <w:t>12.10.2024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472612"/>
    <w:multiLevelType w:val="hybridMultilevel"/>
    <w:tmpl w:val="CD409F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6133407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roening, Alex">
    <w15:presenceInfo w15:providerId="AD" w15:userId="S::alex.broening@richmond.edu::ebb22219-45fe-4797-9151-e6ec8f5e5cb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1DFA"/>
    <w:rsid w:val="00020BFB"/>
    <w:rsid w:val="0007002F"/>
    <w:rsid w:val="000A3B80"/>
    <w:rsid w:val="000F0958"/>
    <w:rsid w:val="0011206B"/>
    <w:rsid w:val="001506CF"/>
    <w:rsid w:val="00164388"/>
    <w:rsid w:val="00183B8E"/>
    <w:rsid w:val="001A4606"/>
    <w:rsid w:val="001F77E8"/>
    <w:rsid w:val="00286BE5"/>
    <w:rsid w:val="002B2791"/>
    <w:rsid w:val="002C3CBB"/>
    <w:rsid w:val="00307F0E"/>
    <w:rsid w:val="003C7629"/>
    <w:rsid w:val="0043576E"/>
    <w:rsid w:val="004E78DF"/>
    <w:rsid w:val="004F653B"/>
    <w:rsid w:val="00541A32"/>
    <w:rsid w:val="005828E8"/>
    <w:rsid w:val="0059178C"/>
    <w:rsid w:val="005A5AB3"/>
    <w:rsid w:val="005B4646"/>
    <w:rsid w:val="005F3908"/>
    <w:rsid w:val="00607352"/>
    <w:rsid w:val="006327CF"/>
    <w:rsid w:val="00642F3D"/>
    <w:rsid w:val="006C7791"/>
    <w:rsid w:val="007253B6"/>
    <w:rsid w:val="007603D2"/>
    <w:rsid w:val="007948BE"/>
    <w:rsid w:val="007F447A"/>
    <w:rsid w:val="00802C25"/>
    <w:rsid w:val="00817992"/>
    <w:rsid w:val="00861D76"/>
    <w:rsid w:val="00865F79"/>
    <w:rsid w:val="00892149"/>
    <w:rsid w:val="008A4932"/>
    <w:rsid w:val="008B7990"/>
    <w:rsid w:val="00960A31"/>
    <w:rsid w:val="00970757"/>
    <w:rsid w:val="00985745"/>
    <w:rsid w:val="00A15857"/>
    <w:rsid w:val="00A61DFA"/>
    <w:rsid w:val="00A93C2A"/>
    <w:rsid w:val="00B21DDC"/>
    <w:rsid w:val="00B517F3"/>
    <w:rsid w:val="00B6229B"/>
    <w:rsid w:val="00B804BF"/>
    <w:rsid w:val="00B831FA"/>
    <w:rsid w:val="00BA03F8"/>
    <w:rsid w:val="00BD7CDE"/>
    <w:rsid w:val="00C11DA1"/>
    <w:rsid w:val="00C142E6"/>
    <w:rsid w:val="00C2483A"/>
    <w:rsid w:val="00C60D5D"/>
    <w:rsid w:val="00C71973"/>
    <w:rsid w:val="00C838A3"/>
    <w:rsid w:val="00CC1617"/>
    <w:rsid w:val="00CD23E9"/>
    <w:rsid w:val="00CD6917"/>
    <w:rsid w:val="00CE27AC"/>
    <w:rsid w:val="00D20975"/>
    <w:rsid w:val="00D628B2"/>
    <w:rsid w:val="00D65046"/>
    <w:rsid w:val="00D75836"/>
    <w:rsid w:val="00DB447B"/>
    <w:rsid w:val="00DC40BF"/>
    <w:rsid w:val="00DC796E"/>
    <w:rsid w:val="00E446DD"/>
    <w:rsid w:val="00EC3825"/>
    <w:rsid w:val="00ED107C"/>
    <w:rsid w:val="00EF4086"/>
    <w:rsid w:val="00F35C8F"/>
    <w:rsid w:val="00F36EC7"/>
    <w:rsid w:val="00F448DD"/>
    <w:rsid w:val="00FB3858"/>
    <w:rsid w:val="00FF1A4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FC9C28"/>
  <w15:chartTrackingRefBased/>
  <w15:docId w15:val="{F29D3AA0-CE40-4321-A19D-66631DC79E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1DF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61DF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61DF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61DF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61DF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61DF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1DF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1DF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1DF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1DF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61DF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61DF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61DF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61DF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61DF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1DF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1DF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1DFA"/>
    <w:rPr>
      <w:rFonts w:eastAsiaTheme="majorEastAsia" w:cstheme="majorBidi"/>
      <w:color w:val="272727" w:themeColor="text1" w:themeTint="D8"/>
    </w:rPr>
  </w:style>
  <w:style w:type="paragraph" w:styleId="Title">
    <w:name w:val="Title"/>
    <w:basedOn w:val="Normal"/>
    <w:next w:val="Normal"/>
    <w:link w:val="TitleChar"/>
    <w:uiPriority w:val="10"/>
    <w:qFormat/>
    <w:rsid w:val="00A61DF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1DF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1DF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1DF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1DFA"/>
    <w:pPr>
      <w:spacing w:before="160"/>
      <w:jc w:val="center"/>
    </w:pPr>
    <w:rPr>
      <w:i/>
      <w:iCs/>
      <w:color w:val="404040" w:themeColor="text1" w:themeTint="BF"/>
    </w:rPr>
  </w:style>
  <w:style w:type="character" w:customStyle="1" w:styleId="QuoteChar">
    <w:name w:val="Quote Char"/>
    <w:basedOn w:val="DefaultParagraphFont"/>
    <w:link w:val="Quote"/>
    <w:uiPriority w:val="29"/>
    <w:rsid w:val="00A61DFA"/>
    <w:rPr>
      <w:i/>
      <w:iCs/>
      <w:color w:val="404040" w:themeColor="text1" w:themeTint="BF"/>
    </w:rPr>
  </w:style>
  <w:style w:type="paragraph" w:styleId="ListParagraph">
    <w:name w:val="List Paragraph"/>
    <w:basedOn w:val="Normal"/>
    <w:uiPriority w:val="34"/>
    <w:qFormat/>
    <w:rsid w:val="00A61DFA"/>
    <w:pPr>
      <w:ind w:left="720"/>
      <w:contextualSpacing/>
    </w:pPr>
  </w:style>
  <w:style w:type="character" w:styleId="IntenseEmphasis">
    <w:name w:val="Intense Emphasis"/>
    <w:basedOn w:val="DefaultParagraphFont"/>
    <w:uiPriority w:val="21"/>
    <w:qFormat/>
    <w:rsid w:val="00A61DFA"/>
    <w:rPr>
      <w:i/>
      <w:iCs/>
      <w:color w:val="0F4761" w:themeColor="accent1" w:themeShade="BF"/>
    </w:rPr>
  </w:style>
  <w:style w:type="paragraph" w:styleId="IntenseQuote">
    <w:name w:val="Intense Quote"/>
    <w:basedOn w:val="Normal"/>
    <w:next w:val="Normal"/>
    <w:link w:val="IntenseQuoteChar"/>
    <w:uiPriority w:val="30"/>
    <w:qFormat/>
    <w:rsid w:val="00A61DF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61DFA"/>
    <w:rPr>
      <w:i/>
      <w:iCs/>
      <w:color w:val="0F4761" w:themeColor="accent1" w:themeShade="BF"/>
    </w:rPr>
  </w:style>
  <w:style w:type="character" w:styleId="IntenseReference">
    <w:name w:val="Intense Reference"/>
    <w:basedOn w:val="DefaultParagraphFont"/>
    <w:uiPriority w:val="32"/>
    <w:qFormat/>
    <w:rsid w:val="00A61DFA"/>
    <w:rPr>
      <w:b/>
      <w:bCs/>
      <w:smallCaps/>
      <w:color w:val="0F4761" w:themeColor="accent1" w:themeShade="BF"/>
      <w:spacing w:val="5"/>
    </w:rPr>
  </w:style>
  <w:style w:type="paragraph" w:styleId="FootnoteText">
    <w:name w:val="footnote text"/>
    <w:basedOn w:val="Normal"/>
    <w:link w:val="FootnoteTextChar"/>
    <w:uiPriority w:val="99"/>
    <w:semiHidden/>
    <w:unhideWhenUsed/>
    <w:rsid w:val="00C11DA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11DA1"/>
    <w:rPr>
      <w:sz w:val="20"/>
      <w:szCs w:val="20"/>
    </w:rPr>
  </w:style>
  <w:style w:type="character" w:styleId="FootnoteReference">
    <w:name w:val="footnote reference"/>
    <w:basedOn w:val="DefaultParagraphFont"/>
    <w:uiPriority w:val="99"/>
    <w:semiHidden/>
    <w:unhideWhenUsed/>
    <w:rsid w:val="00C11DA1"/>
    <w:rPr>
      <w:vertAlign w:val="superscript"/>
    </w:rPr>
  </w:style>
  <w:style w:type="character" w:styleId="Hyperlink">
    <w:name w:val="Hyperlink"/>
    <w:basedOn w:val="DefaultParagraphFont"/>
    <w:uiPriority w:val="99"/>
    <w:unhideWhenUsed/>
    <w:rsid w:val="0043576E"/>
    <w:rPr>
      <w:color w:val="467886" w:themeColor="hyperlink"/>
      <w:u w:val="single"/>
    </w:rPr>
  </w:style>
  <w:style w:type="character" w:styleId="UnresolvedMention">
    <w:name w:val="Unresolved Mention"/>
    <w:basedOn w:val="DefaultParagraphFont"/>
    <w:uiPriority w:val="99"/>
    <w:semiHidden/>
    <w:unhideWhenUsed/>
    <w:rsid w:val="0043576E"/>
    <w:rPr>
      <w:color w:val="605E5C"/>
      <w:shd w:val="clear" w:color="auto" w:fill="E1DFDD"/>
    </w:rPr>
  </w:style>
  <w:style w:type="paragraph" w:styleId="NormalWeb">
    <w:name w:val="Normal (Web)"/>
    <w:basedOn w:val="Normal"/>
    <w:uiPriority w:val="99"/>
    <w:semiHidden/>
    <w:unhideWhenUsed/>
    <w:rsid w:val="0007002F"/>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PlaceholderText">
    <w:name w:val="Placeholder Text"/>
    <w:basedOn w:val="DefaultParagraphFont"/>
    <w:uiPriority w:val="99"/>
    <w:semiHidden/>
    <w:rsid w:val="005F3908"/>
    <w:rPr>
      <w:color w:val="666666"/>
    </w:rPr>
  </w:style>
  <w:style w:type="paragraph" w:styleId="EndnoteText">
    <w:name w:val="endnote text"/>
    <w:basedOn w:val="Normal"/>
    <w:link w:val="EndnoteTextChar"/>
    <w:uiPriority w:val="99"/>
    <w:semiHidden/>
    <w:unhideWhenUsed/>
    <w:rsid w:val="00DC796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C796E"/>
    <w:rPr>
      <w:sz w:val="20"/>
      <w:szCs w:val="20"/>
    </w:rPr>
  </w:style>
  <w:style w:type="character" w:styleId="EndnoteReference">
    <w:name w:val="endnote reference"/>
    <w:basedOn w:val="DefaultParagraphFont"/>
    <w:uiPriority w:val="99"/>
    <w:semiHidden/>
    <w:unhideWhenUsed/>
    <w:rsid w:val="00DC796E"/>
    <w:rPr>
      <w:vertAlign w:val="superscript"/>
    </w:rPr>
  </w:style>
  <w:style w:type="paragraph" w:styleId="Header">
    <w:name w:val="header"/>
    <w:basedOn w:val="Normal"/>
    <w:link w:val="HeaderChar"/>
    <w:uiPriority w:val="99"/>
    <w:unhideWhenUsed/>
    <w:rsid w:val="00B804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04BF"/>
  </w:style>
  <w:style w:type="paragraph" w:styleId="Footer">
    <w:name w:val="footer"/>
    <w:basedOn w:val="Normal"/>
    <w:link w:val="FooterChar"/>
    <w:uiPriority w:val="99"/>
    <w:unhideWhenUsed/>
    <w:rsid w:val="00B804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04BF"/>
  </w:style>
  <w:style w:type="table" w:styleId="TableGrid">
    <w:name w:val="Table Grid"/>
    <w:basedOn w:val="TableNormal"/>
    <w:uiPriority w:val="39"/>
    <w:rsid w:val="00286B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0A3B80"/>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966078">
      <w:bodyDiv w:val="1"/>
      <w:marLeft w:val="0"/>
      <w:marRight w:val="0"/>
      <w:marTop w:val="0"/>
      <w:marBottom w:val="0"/>
      <w:divBdr>
        <w:top w:val="none" w:sz="0" w:space="0" w:color="auto"/>
        <w:left w:val="none" w:sz="0" w:space="0" w:color="auto"/>
        <w:bottom w:val="none" w:sz="0" w:space="0" w:color="auto"/>
        <w:right w:val="none" w:sz="0" w:space="0" w:color="auto"/>
      </w:divBdr>
      <w:divsChild>
        <w:div w:id="910308529">
          <w:marLeft w:val="480"/>
          <w:marRight w:val="0"/>
          <w:marTop w:val="0"/>
          <w:marBottom w:val="0"/>
          <w:divBdr>
            <w:top w:val="none" w:sz="0" w:space="0" w:color="auto"/>
            <w:left w:val="none" w:sz="0" w:space="0" w:color="auto"/>
            <w:bottom w:val="none" w:sz="0" w:space="0" w:color="auto"/>
            <w:right w:val="none" w:sz="0" w:space="0" w:color="auto"/>
          </w:divBdr>
          <w:divsChild>
            <w:div w:id="1778600025">
              <w:marLeft w:val="0"/>
              <w:marRight w:val="0"/>
              <w:marTop w:val="0"/>
              <w:marBottom w:val="0"/>
              <w:divBdr>
                <w:top w:val="none" w:sz="0" w:space="0" w:color="auto"/>
                <w:left w:val="none" w:sz="0" w:space="0" w:color="auto"/>
                <w:bottom w:val="none" w:sz="0" w:space="0" w:color="auto"/>
                <w:right w:val="none" w:sz="0" w:space="0" w:color="auto"/>
              </w:divBdr>
            </w:div>
            <w:div w:id="184753402">
              <w:marLeft w:val="0"/>
              <w:marRight w:val="0"/>
              <w:marTop w:val="0"/>
              <w:marBottom w:val="0"/>
              <w:divBdr>
                <w:top w:val="none" w:sz="0" w:space="0" w:color="auto"/>
                <w:left w:val="none" w:sz="0" w:space="0" w:color="auto"/>
                <w:bottom w:val="none" w:sz="0" w:space="0" w:color="auto"/>
                <w:right w:val="none" w:sz="0" w:space="0" w:color="auto"/>
              </w:divBdr>
            </w:div>
            <w:div w:id="1013648495">
              <w:marLeft w:val="0"/>
              <w:marRight w:val="0"/>
              <w:marTop w:val="0"/>
              <w:marBottom w:val="0"/>
              <w:divBdr>
                <w:top w:val="none" w:sz="0" w:space="0" w:color="auto"/>
                <w:left w:val="none" w:sz="0" w:space="0" w:color="auto"/>
                <w:bottom w:val="none" w:sz="0" w:space="0" w:color="auto"/>
                <w:right w:val="none" w:sz="0" w:space="0" w:color="auto"/>
              </w:divBdr>
            </w:div>
            <w:div w:id="2106806633">
              <w:marLeft w:val="0"/>
              <w:marRight w:val="0"/>
              <w:marTop w:val="0"/>
              <w:marBottom w:val="0"/>
              <w:divBdr>
                <w:top w:val="none" w:sz="0" w:space="0" w:color="auto"/>
                <w:left w:val="none" w:sz="0" w:space="0" w:color="auto"/>
                <w:bottom w:val="none" w:sz="0" w:space="0" w:color="auto"/>
                <w:right w:val="none" w:sz="0" w:space="0" w:color="auto"/>
              </w:divBdr>
            </w:div>
            <w:div w:id="1143474096">
              <w:marLeft w:val="0"/>
              <w:marRight w:val="0"/>
              <w:marTop w:val="0"/>
              <w:marBottom w:val="0"/>
              <w:divBdr>
                <w:top w:val="none" w:sz="0" w:space="0" w:color="auto"/>
                <w:left w:val="none" w:sz="0" w:space="0" w:color="auto"/>
                <w:bottom w:val="none" w:sz="0" w:space="0" w:color="auto"/>
                <w:right w:val="none" w:sz="0" w:space="0" w:color="auto"/>
              </w:divBdr>
            </w:div>
            <w:div w:id="1931693336">
              <w:marLeft w:val="0"/>
              <w:marRight w:val="0"/>
              <w:marTop w:val="0"/>
              <w:marBottom w:val="0"/>
              <w:divBdr>
                <w:top w:val="none" w:sz="0" w:space="0" w:color="auto"/>
                <w:left w:val="none" w:sz="0" w:space="0" w:color="auto"/>
                <w:bottom w:val="none" w:sz="0" w:space="0" w:color="auto"/>
                <w:right w:val="none" w:sz="0" w:space="0" w:color="auto"/>
              </w:divBdr>
            </w:div>
            <w:div w:id="926040388">
              <w:marLeft w:val="0"/>
              <w:marRight w:val="0"/>
              <w:marTop w:val="0"/>
              <w:marBottom w:val="0"/>
              <w:divBdr>
                <w:top w:val="none" w:sz="0" w:space="0" w:color="auto"/>
                <w:left w:val="none" w:sz="0" w:space="0" w:color="auto"/>
                <w:bottom w:val="none" w:sz="0" w:space="0" w:color="auto"/>
                <w:right w:val="none" w:sz="0" w:space="0" w:color="auto"/>
              </w:divBdr>
            </w:div>
            <w:div w:id="2017726292">
              <w:marLeft w:val="0"/>
              <w:marRight w:val="0"/>
              <w:marTop w:val="0"/>
              <w:marBottom w:val="0"/>
              <w:divBdr>
                <w:top w:val="none" w:sz="0" w:space="0" w:color="auto"/>
                <w:left w:val="none" w:sz="0" w:space="0" w:color="auto"/>
                <w:bottom w:val="none" w:sz="0" w:space="0" w:color="auto"/>
                <w:right w:val="none" w:sz="0" w:space="0" w:color="auto"/>
              </w:divBdr>
            </w:div>
            <w:div w:id="597374147">
              <w:marLeft w:val="0"/>
              <w:marRight w:val="0"/>
              <w:marTop w:val="0"/>
              <w:marBottom w:val="0"/>
              <w:divBdr>
                <w:top w:val="none" w:sz="0" w:space="0" w:color="auto"/>
                <w:left w:val="none" w:sz="0" w:space="0" w:color="auto"/>
                <w:bottom w:val="none" w:sz="0" w:space="0" w:color="auto"/>
                <w:right w:val="none" w:sz="0" w:space="0" w:color="auto"/>
              </w:divBdr>
            </w:div>
            <w:div w:id="1188635833">
              <w:marLeft w:val="0"/>
              <w:marRight w:val="0"/>
              <w:marTop w:val="0"/>
              <w:marBottom w:val="0"/>
              <w:divBdr>
                <w:top w:val="none" w:sz="0" w:space="0" w:color="auto"/>
                <w:left w:val="none" w:sz="0" w:space="0" w:color="auto"/>
                <w:bottom w:val="none" w:sz="0" w:space="0" w:color="auto"/>
                <w:right w:val="none" w:sz="0" w:space="0" w:color="auto"/>
              </w:divBdr>
            </w:div>
            <w:div w:id="1426877732">
              <w:marLeft w:val="0"/>
              <w:marRight w:val="0"/>
              <w:marTop w:val="0"/>
              <w:marBottom w:val="0"/>
              <w:divBdr>
                <w:top w:val="none" w:sz="0" w:space="0" w:color="auto"/>
                <w:left w:val="none" w:sz="0" w:space="0" w:color="auto"/>
                <w:bottom w:val="none" w:sz="0" w:space="0" w:color="auto"/>
                <w:right w:val="none" w:sz="0" w:space="0" w:color="auto"/>
              </w:divBdr>
            </w:div>
            <w:div w:id="360665671">
              <w:marLeft w:val="0"/>
              <w:marRight w:val="0"/>
              <w:marTop w:val="0"/>
              <w:marBottom w:val="0"/>
              <w:divBdr>
                <w:top w:val="none" w:sz="0" w:space="0" w:color="auto"/>
                <w:left w:val="none" w:sz="0" w:space="0" w:color="auto"/>
                <w:bottom w:val="none" w:sz="0" w:space="0" w:color="auto"/>
                <w:right w:val="none" w:sz="0" w:space="0" w:color="auto"/>
              </w:divBdr>
            </w:div>
            <w:div w:id="408892900">
              <w:marLeft w:val="0"/>
              <w:marRight w:val="0"/>
              <w:marTop w:val="0"/>
              <w:marBottom w:val="0"/>
              <w:divBdr>
                <w:top w:val="none" w:sz="0" w:space="0" w:color="auto"/>
                <w:left w:val="none" w:sz="0" w:space="0" w:color="auto"/>
                <w:bottom w:val="none" w:sz="0" w:space="0" w:color="auto"/>
                <w:right w:val="none" w:sz="0" w:space="0" w:color="auto"/>
              </w:divBdr>
            </w:div>
            <w:div w:id="1897355473">
              <w:marLeft w:val="0"/>
              <w:marRight w:val="0"/>
              <w:marTop w:val="0"/>
              <w:marBottom w:val="0"/>
              <w:divBdr>
                <w:top w:val="none" w:sz="0" w:space="0" w:color="auto"/>
                <w:left w:val="none" w:sz="0" w:space="0" w:color="auto"/>
                <w:bottom w:val="none" w:sz="0" w:space="0" w:color="auto"/>
                <w:right w:val="none" w:sz="0" w:space="0" w:color="auto"/>
              </w:divBdr>
            </w:div>
            <w:div w:id="2036272762">
              <w:marLeft w:val="0"/>
              <w:marRight w:val="0"/>
              <w:marTop w:val="0"/>
              <w:marBottom w:val="0"/>
              <w:divBdr>
                <w:top w:val="none" w:sz="0" w:space="0" w:color="auto"/>
                <w:left w:val="none" w:sz="0" w:space="0" w:color="auto"/>
                <w:bottom w:val="none" w:sz="0" w:space="0" w:color="auto"/>
                <w:right w:val="none" w:sz="0" w:space="0" w:color="auto"/>
              </w:divBdr>
            </w:div>
            <w:div w:id="2020620424">
              <w:marLeft w:val="0"/>
              <w:marRight w:val="0"/>
              <w:marTop w:val="0"/>
              <w:marBottom w:val="0"/>
              <w:divBdr>
                <w:top w:val="none" w:sz="0" w:space="0" w:color="auto"/>
                <w:left w:val="none" w:sz="0" w:space="0" w:color="auto"/>
                <w:bottom w:val="none" w:sz="0" w:space="0" w:color="auto"/>
                <w:right w:val="none" w:sz="0" w:space="0" w:color="auto"/>
              </w:divBdr>
            </w:div>
            <w:div w:id="1346518898">
              <w:marLeft w:val="0"/>
              <w:marRight w:val="0"/>
              <w:marTop w:val="0"/>
              <w:marBottom w:val="0"/>
              <w:divBdr>
                <w:top w:val="none" w:sz="0" w:space="0" w:color="auto"/>
                <w:left w:val="none" w:sz="0" w:space="0" w:color="auto"/>
                <w:bottom w:val="none" w:sz="0" w:space="0" w:color="auto"/>
                <w:right w:val="none" w:sz="0" w:space="0" w:color="auto"/>
              </w:divBdr>
            </w:div>
            <w:div w:id="248972624">
              <w:marLeft w:val="0"/>
              <w:marRight w:val="0"/>
              <w:marTop w:val="0"/>
              <w:marBottom w:val="0"/>
              <w:divBdr>
                <w:top w:val="none" w:sz="0" w:space="0" w:color="auto"/>
                <w:left w:val="none" w:sz="0" w:space="0" w:color="auto"/>
                <w:bottom w:val="none" w:sz="0" w:space="0" w:color="auto"/>
                <w:right w:val="none" w:sz="0" w:space="0" w:color="auto"/>
              </w:divBdr>
            </w:div>
            <w:div w:id="1554005403">
              <w:marLeft w:val="0"/>
              <w:marRight w:val="0"/>
              <w:marTop w:val="0"/>
              <w:marBottom w:val="0"/>
              <w:divBdr>
                <w:top w:val="none" w:sz="0" w:space="0" w:color="auto"/>
                <w:left w:val="none" w:sz="0" w:space="0" w:color="auto"/>
                <w:bottom w:val="none" w:sz="0" w:space="0" w:color="auto"/>
                <w:right w:val="none" w:sz="0" w:space="0" w:color="auto"/>
              </w:divBdr>
            </w:div>
            <w:div w:id="23058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496809">
      <w:bodyDiv w:val="1"/>
      <w:marLeft w:val="0"/>
      <w:marRight w:val="0"/>
      <w:marTop w:val="0"/>
      <w:marBottom w:val="0"/>
      <w:divBdr>
        <w:top w:val="none" w:sz="0" w:space="0" w:color="auto"/>
        <w:left w:val="none" w:sz="0" w:space="0" w:color="auto"/>
        <w:bottom w:val="none" w:sz="0" w:space="0" w:color="auto"/>
        <w:right w:val="none" w:sz="0" w:space="0" w:color="auto"/>
      </w:divBdr>
      <w:divsChild>
        <w:div w:id="1192454425">
          <w:marLeft w:val="480"/>
          <w:marRight w:val="0"/>
          <w:marTop w:val="0"/>
          <w:marBottom w:val="0"/>
          <w:divBdr>
            <w:top w:val="none" w:sz="0" w:space="0" w:color="auto"/>
            <w:left w:val="none" w:sz="0" w:space="0" w:color="auto"/>
            <w:bottom w:val="none" w:sz="0" w:space="0" w:color="auto"/>
            <w:right w:val="none" w:sz="0" w:space="0" w:color="auto"/>
          </w:divBdr>
          <w:divsChild>
            <w:div w:id="1994679155">
              <w:marLeft w:val="0"/>
              <w:marRight w:val="0"/>
              <w:marTop w:val="0"/>
              <w:marBottom w:val="0"/>
              <w:divBdr>
                <w:top w:val="none" w:sz="0" w:space="0" w:color="auto"/>
                <w:left w:val="none" w:sz="0" w:space="0" w:color="auto"/>
                <w:bottom w:val="none" w:sz="0" w:space="0" w:color="auto"/>
                <w:right w:val="none" w:sz="0" w:space="0" w:color="auto"/>
              </w:divBdr>
            </w:div>
            <w:div w:id="1368142294">
              <w:marLeft w:val="0"/>
              <w:marRight w:val="0"/>
              <w:marTop w:val="0"/>
              <w:marBottom w:val="0"/>
              <w:divBdr>
                <w:top w:val="none" w:sz="0" w:space="0" w:color="auto"/>
                <w:left w:val="none" w:sz="0" w:space="0" w:color="auto"/>
                <w:bottom w:val="none" w:sz="0" w:space="0" w:color="auto"/>
                <w:right w:val="none" w:sz="0" w:space="0" w:color="auto"/>
              </w:divBdr>
            </w:div>
            <w:div w:id="1949389961">
              <w:marLeft w:val="0"/>
              <w:marRight w:val="0"/>
              <w:marTop w:val="0"/>
              <w:marBottom w:val="0"/>
              <w:divBdr>
                <w:top w:val="none" w:sz="0" w:space="0" w:color="auto"/>
                <w:left w:val="none" w:sz="0" w:space="0" w:color="auto"/>
                <w:bottom w:val="none" w:sz="0" w:space="0" w:color="auto"/>
                <w:right w:val="none" w:sz="0" w:space="0" w:color="auto"/>
              </w:divBdr>
            </w:div>
            <w:div w:id="757409353">
              <w:marLeft w:val="0"/>
              <w:marRight w:val="0"/>
              <w:marTop w:val="0"/>
              <w:marBottom w:val="0"/>
              <w:divBdr>
                <w:top w:val="none" w:sz="0" w:space="0" w:color="auto"/>
                <w:left w:val="none" w:sz="0" w:space="0" w:color="auto"/>
                <w:bottom w:val="none" w:sz="0" w:space="0" w:color="auto"/>
                <w:right w:val="none" w:sz="0" w:space="0" w:color="auto"/>
              </w:divBdr>
            </w:div>
            <w:div w:id="1168791213">
              <w:marLeft w:val="0"/>
              <w:marRight w:val="0"/>
              <w:marTop w:val="0"/>
              <w:marBottom w:val="0"/>
              <w:divBdr>
                <w:top w:val="none" w:sz="0" w:space="0" w:color="auto"/>
                <w:left w:val="none" w:sz="0" w:space="0" w:color="auto"/>
                <w:bottom w:val="none" w:sz="0" w:space="0" w:color="auto"/>
                <w:right w:val="none" w:sz="0" w:space="0" w:color="auto"/>
              </w:divBdr>
            </w:div>
            <w:div w:id="1067416271">
              <w:marLeft w:val="0"/>
              <w:marRight w:val="0"/>
              <w:marTop w:val="0"/>
              <w:marBottom w:val="0"/>
              <w:divBdr>
                <w:top w:val="none" w:sz="0" w:space="0" w:color="auto"/>
                <w:left w:val="none" w:sz="0" w:space="0" w:color="auto"/>
                <w:bottom w:val="none" w:sz="0" w:space="0" w:color="auto"/>
                <w:right w:val="none" w:sz="0" w:space="0" w:color="auto"/>
              </w:divBdr>
            </w:div>
            <w:div w:id="376052189">
              <w:marLeft w:val="0"/>
              <w:marRight w:val="0"/>
              <w:marTop w:val="0"/>
              <w:marBottom w:val="0"/>
              <w:divBdr>
                <w:top w:val="none" w:sz="0" w:space="0" w:color="auto"/>
                <w:left w:val="none" w:sz="0" w:space="0" w:color="auto"/>
                <w:bottom w:val="none" w:sz="0" w:space="0" w:color="auto"/>
                <w:right w:val="none" w:sz="0" w:space="0" w:color="auto"/>
              </w:divBdr>
            </w:div>
            <w:div w:id="822038902">
              <w:marLeft w:val="0"/>
              <w:marRight w:val="0"/>
              <w:marTop w:val="0"/>
              <w:marBottom w:val="0"/>
              <w:divBdr>
                <w:top w:val="none" w:sz="0" w:space="0" w:color="auto"/>
                <w:left w:val="none" w:sz="0" w:space="0" w:color="auto"/>
                <w:bottom w:val="none" w:sz="0" w:space="0" w:color="auto"/>
                <w:right w:val="none" w:sz="0" w:space="0" w:color="auto"/>
              </w:divBdr>
            </w:div>
            <w:div w:id="1068727587">
              <w:marLeft w:val="0"/>
              <w:marRight w:val="0"/>
              <w:marTop w:val="0"/>
              <w:marBottom w:val="0"/>
              <w:divBdr>
                <w:top w:val="none" w:sz="0" w:space="0" w:color="auto"/>
                <w:left w:val="none" w:sz="0" w:space="0" w:color="auto"/>
                <w:bottom w:val="none" w:sz="0" w:space="0" w:color="auto"/>
                <w:right w:val="none" w:sz="0" w:space="0" w:color="auto"/>
              </w:divBdr>
            </w:div>
            <w:div w:id="1582252751">
              <w:marLeft w:val="0"/>
              <w:marRight w:val="0"/>
              <w:marTop w:val="0"/>
              <w:marBottom w:val="0"/>
              <w:divBdr>
                <w:top w:val="none" w:sz="0" w:space="0" w:color="auto"/>
                <w:left w:val="none" w:sz="0" w:space="0" w:color="auto"/>
                <w:bottom w:val="none" w:sz="0" w:space="0" w:color="auto"/>
                <w:right w:val="none" w:sz="0" w:space="0" w:color="auto"/>
              </w:divBdr>
            </w:div>
            <w:div w:id="155731509">
              <w:marLeft w:val="0"/>
              <w:marRight w:val="0"/>
              <w:marTop w:val="0"/>
              <w:marBottom w:val="0"/>
              <w:divBdr>
                <w:top w:val="none" w:sz="0" w:space="0" w:color="auto"/>
                <w:left w:val="none" w:sz="0" w:space="0" w:color="auto"/>
                <w:bottom w:val="none" w:sz="0" w:space="0" w:color="auto"/>
                <w:right w:val="none" w:sz="0" w:space="0" w:color="auto"/>
              </w:divBdr>
            </w:div>
            <w:div w:id="1859998596">
              <w:marLeft w:val="0"/>
              <w:marRight w:val="0"/>
              <w:marTop w:val="0"/>
              <w:marBottom w:val="0"/>
              <w:divBdr>
                <w:top w:val="none" w:sz="0" w:space="0" w:color="auto"/>
                <w:left w:val="none" w:sz="0" w:space="0" w:color="auto"/>
                <w:bottom w:val="none" w:sz="0" w:space="0" w:color="auto"/>
                <w:right w:val="none" w:sz="0" w:space="0" w:color="auto"/>
              </w:divBdr>
            </w:div>
            <w:div w:id="39401080">
              <w:marLeft w:val="0"/>
              <w:marRight w:val="0"/>
              <w:marTop w:val="0"/>
              <w:marBottom w:val="0"/>
              <w:divBdr>
                <w:top w:val="none" w:sz="0" w:space="0" w:color="auto"/>
                <w:left w:val="none" w:sz="0" w:space="0" w:color="auto"/>
                <w:bottom w:val="none" w:sz="0" w:space="0" w:color="auto"/>
                <w:right w:val="none" w:sz="0" w:space="0" w:color="auto"/>
              </w:divBdr>
            </w:div>
            <w:div w:id="924994360">
              <w:marLeft w:val="0"/>
              <w:marRight w:val="0"/>
              <w:marTop w:val="0"/>
              <w:marBottom w:val="0"/>
              <w:divBdr>
                <w:top w:val="none" w:sz="0" w:space="0" w:color="auto"/>
                <w:left w:val="none" w:sz="0" w:space="0" w:color="auto"/>
                <w:bottom w:val="none" w:sz="0" w:space="0" w:color="auto"/>
                <w:right w:val="none" w:sz="0" w:space="0" w:color="auto"/>
              </w:divBdr>
            </w:div>
            <w:div w:id="851988392">
              <w:marLeft w:val="0"/>
              <w:marRight w:val="0"/>
              <w:marTop w:val="0"/>
              <w:marBottom w:val="0"/>
              <w:divBdr>
                <w:top w:val="none" w:sz="0" w:space="0" w:color="auto"/>
                <w:left w:val="none" w:sz="0" w:space="0" w:color="auto"/>
                <w:bottom w:val="none" w:sz="0" w:space="0" w:color="auto"/>
                <w:right w:val="none" w:sz="0" w:space="0" w:color="auto"/>
              </w:divBdr>
            </w:div>
            <w:div w:id="1945459610">
              <w:marLeft w:val="0"/>
              <w:marRight w:val="0"/>
              <w:marTop w:val="0"/>
              <w:marBottom w:val="0"/>
              <w:divBdr>
                <w:top w:val="none" w:sz="0" w:space="0" w:color="auto"/>
                <w:left w:val="none" w:sz="0" w:space="0" w:color="auto"/>
                <w:bottom w:val="none" w:sz="0" w:space="0" w:color="auto"/>
                <w:right w:val="none" w:sz="0" w:space="0" w:color="auto"/>
              </w:divBdr>
            </w:div>
            <w:div w:id="1174800876">
              <w:marLeft w:val="0"/>
              <w:marRight w:val="0"/>
              <w:marTop w:val="0"/>
              <w:marBottom w:val="0"/>
              <w:divBdr>
                <w:top w:val="none" w:sz="0" w:space="0" w:color="auto"/>
                <w:left w:val="none" w:sz="0" w:space="0" w:color="auto"/>
                <w:bottom w:val="none" w:sz="0" w:space="0" w:color="auto"/>
                <w:right w:val="none" w:sz="0" w:space="0" w:color="auto"/>
              </w:divBdr>
            </w:div>
            <w:div w:id="709450880">
              <w:marLeft w:val="0"/>
              <w:marRight w:val="0"/>
              <w:marTop w:val="0"/>
              <w:marBottom w:val="0"/>
              <w:divBdr>
                <w:top w:val="none" w:sz="0" w:space="0" w:color="auto"/>
                <w:left w:val="none" w:sz="0" w:space="0" w:color="auto"/>
                <w:bottom w:val="none" w:sz="0" w:space="0" w:color="auto"/>
                <w:right w:val="none" w:sz="0" w:space="0" w:color="auto"/>
              </w:divBdr>
            </w:div>
            <w:div w:id="808203593">
              <w:marLeft w:val="0"/>
              <w:marRight w:val="0"/>
              <w:marTop w:val="0"/>
              <w:marBottom w:val="0"/>
              <w:divBdr>
                <w:top w:val="none" w:sz="0" w:space="0" w:color="auto"/>
                <w:left w:val="none" w:sz="0" w:space="0" w:color="auto"/>
                <w:bottom w:val="none" w:sz="0" w:space="0" w:color="auto"/>
                <w:right w:val="none" w:sz="0" w:space="0" w:color="auto"/>
              </w:divBdr>
            </w:div>
            <w:div w:id="127647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884496">
      <w:bodyDiv w:val="1"/>
      <w:marLeft w:val="0"/>
      <w:marRight w:val="0"/>
      <w:marTop w:val="0"/>
      <w:marBottom w:val="0"/>
      <w:divBdr>
        <w:top w:val="none" w:sz="0" w:space="0" w:color="auto"/>
        <w:left w:val="none" w:sz="0" w:space="0" w:color="auto"/>
        <w:bottom w:val="none" w:sz="0" w:space="0" w:color="auto"/>
        <w:right w:val="none" w:sz="0" w:space="0" w:color="auto"/>
      </w:divBdr>
      <w:divsChild>
        <w:div w:id="1174995011">
          <w:marLeft w:val="480"/>
          <w:marRight w:val="0"/>
          <w:marTop w:val="0"/>
          <w:marBottom w:val="0"/>
          <w:divBdr>
            <w:top w:val="none" w:sz="0" w:space="0" w:color="auto"/>
            <w:left w:val="none" w:sz="0" w:space="0" w:color="auto"/>
            <w:bottom w:val="none" w:sz="0" w:space="0" w:color="auto"/>
            <w:right w:val="none" w:sz="0" w:space="0" w:color="auto"/>
          </w:divBdr>
          <w:divsChild>
            <w:div w:id="1361777193">
              <w:marLeft w:val="0"/>
              <w:marRight w:val="0"/>
              <w:marTop w:val="0"/>
              <w:marBottom w:val="0"/>
              <w:divBdr>
                <w:top w:val="none" w:sz="0" w:space="0" w:color="auto"/>
                <w:left w:val="none" w:sz="0" w:space="0" w:color="auto"/>
                <w:bottom w:val="none" w:sz="0" w:space="0" w:color="auto"/>
                <w:right w:val="none" w:sz="0" w:space="0" w:color="auto"/>
              </w:divBdr>
            </w:div>
            <w:div w:id="1223248697">
              <w:marLeft w:val="0"/>
              <w:marRight w:val="0"/>
              <w:marTop w:val="0"/>
              <w:marBottom w:val="0"/>
              <w:divBdr>
                <w:top w:val="none" w:sz="0" w:space="0" w:color="auto"/>
                <w:left w:val="none" w:sz="0" w:space="0" w:color="auto"/>
                <w:bottom w:val="none" w:sz="0" w:space="0" w:color="auto"/>
                <w:right w:val="none" w:sz="0" w:space="0" w:color="auto"/>
              </w:divBdr>
            </w:div>
            <w:div w:id="1801804716">
              <w:marLeft w:val="0"/>
              <w:marRight w:val="0"/>
              <w:marTop w:val="0"/>
              <w:marBottom w:val="0"/>
              <w:divBdr>
                <w:top w:val="none" w:sz="0" w:space="0" w:color="auto"/>
                <w:left w:val="none" w:sz="0" w:space="0" w:color="auto"/>
                <w:bottom w:val="none" w:sz="0" w:space="0" w:color="auto"/>
                <w:right w:val="none" w:sz="0" w:space="0" w:color="auto"/>
              </w:divBdr>
            </w:div>
            <w:div w:id="104470022">
              <w:marLeft w:val="0"/>
              <w:marRight w:val="0"/>
              <w:marTop w:val="0"/>
              <w:marBottom w:val="0"/>
              <w:divBdr>
                <w:top w:val="none" w:sz="0" w:space="0" w:color="auto"/>
                <w:left w:val="none" w:sz="0" w:space="0" w:color="auto"/>
                <w:bottom w:val="none" w:sz="0" w:space="0" w:color="auto"/>
                <w:right w:val="none" w:sz="0" w:space="0" w:color="auto"/>
              </w:divBdr>
            </w:div>
            <w:div w:id="2073697281">
              <w:marLeft w:val="0"/>
              <w:marRight w:val="0"/>
              <w:marTop w:val="0"/>
              <w:marBottom w:val="0"/>
              <w:divBdr>
                <w:top w:val="none" w:sz="0" w:space="0" w:color="auto"/>
                <w:left w:val="none" w:sz="0" w:space="0" w:color="auto"/>
                <w:bottom w:val="none" w:sz="0" w:space="0" w:color="auto"/>
                <w:right w:val="none" w:sz="0" w:space="0" w:color="auto"/>
              </w:divBdr>
            </w:div>
            <w:div w:id="1850217655">
              <w:marLeft w:val="0"/>
              <w:marRight w:val="0"/>
              <w:marTop w:val="0"/>
              <w:marBottom w:val="0"/>
              <w:divBdr>
                <w:top w:val="none" w:sz="0" w:space="0" w:color="auto"/>
                <w:left w:val="none" w:sz="0" w:space="0" w:color="auto"/>
                <w:bottom w:val="none" w:sz="0" w:space="0" w:color="auto"/>
                <w:right w:val="none" w:sz="0" w:space="0" w:color="auto"/>
              </w:divBdr>
            </w:div>
            <w:div w:id="851840441">
              <w:marLeft w:val="0"/>
              <w:marRight w:val="0"/>
              <w:marTop w:val="0"/>
              <w:marBottom w:val="0"/>
              <w:divBdr>
                <w:top w:val="none" w:sz="0" w:space="0" w:color="auto"/>
                <w:left w:val="none" w:sz="0" w:space="0" w:color="auto"/>
                <w:bottom w:val="none" w:sz="0" w:space="0" w:color="auto"/>
                <w:right w:val="none" w:sz="0" w:space="0" w:color="auto"/>
              </w:divBdr>
            </w:div>
            <w:div w:id="15205024">
              <w:marLeft w:val="0"/>
              <w:marRight w:val="0"/>
              <w:marTop w:val="0"/>
              <w:marBottom w:val="0"/>
              <w:divBdr>
                <w:top w:val="none" w:sz="0" w:space="0" w:color="auto"/>
                <w:left w:val="none" w:sz="0" w:space="0" w:color="auto"/>
                <w:bottom w:val="none" w:sz="0" w:space="0" w:color="auto"/>
                <w:right w:val="none" w:sz="0" w:space="0" w:color="auto"/>
              </w:divBdr>
            </w:div>
            <w:div w:id="924338627">
              <w:marLeft w:val="0"/>
              <w:marRight w:val="0"/>
              <w:marTop w:val="0"/>
              <w:marBottom w:val="0"/>
              <w:divBdr>
                <w:top w:val="none" w:sz="0" w:space="0" w:color="auto"/>
                <w:left w:val="none" w:sz="0" w:space="0" w:color="auto"/>
                <w:bottom w:val="none" w:sz="0" w:space="0" w:color="auto"/>
                <w:right w:val="none" w:sz="0" w:space="0" w:color="auto"/>
              </w:divBdr>
            </w:div>
            <w:div w:id="1301183481">
              <w:marLeft w:val="0"/>
              <w:marRight w:val="0"/>
              <w:marTop w:val="0"/>
              <w:marBottom w:val="0"/>
              <w:divBdr>
                <w:top w:val="none" w:sz="0" w:space="0" w:color="auto"/>
                <w:left w:val="none" w:sz="0" w:space="0" w:color="auto"/>
                <w:bottom w:val="none" w:sz="0" w:space="0" w:color="auto"/>
                <w:right w:val="none" w:sz="0" w:space="0" w:color="auto"/>
              </w:divBdr>
            </w:div>
            <w:div w:id="522865269">
              <w:marLeft w:val="0"/>
              <w:marRight w:val="0"/>
              <w:marTop w:val="0"/>
              <w:marBottom w:val="0"/>
              <w:divBdr>
                <w:top w:val="none" w:sz="0" w:space="0" w:color="auto"/>
                <w:left w:val="none" w:sz="0" w:space="0" w:color="auto"/>
                <w:bottom w:val="none" w:sz="0" w:space="0" w:color="auto"/>
                <w:right w:val="none" w:sz="0" w:space="0" w:color="auto"/>
              </w:divBdr>
            </w:div>
            <w:div w:id="1989704041">
              <w:marLeft w:val="0"/>
              <w:marRight w:val="0"/>
              <w:marTop w:val="0"/>
              <w:marBottom w:val="0"/>
              <w:divBdr>
                <w:top w:val="none" w:sz="0" w:space="0" w:color="auto"/>
                <w:left w:val="none" w:sz="0" w:space="0" w:color="auto"/>
                <w:bottom w:val="none" w:sz="0" w:space="0" w:color="auto"/>
                <w:right w:val="none" w:sz="0" w:space="0" w:color="auto"/>
              </w:divBdr>
            </w:div>
            <w:div w:id="1425761984">
              <w:marLeft w:val="0"/>
              <w:marRight w:val="0"/>
              <w:marTop w:val="0"/>
              <w:marBottom w:val="0"/>
              <w:divBdr>
                <w:top w:val="none" w:sz="0" w:space="0" w:color="auto"/>
                <w:left w:val="none" w:sz="0" w:space="0" w:color="auto"/>
                <w:bottom w:val="none" w:sz="0" w:space="0" w:color="auto"/>
                <w:right w:val="none" w:sz="0" w:space="0" w:color="auto"/>
              </w:divBdr>
            </w:div>
            <w:div w:id="1979142639">
              <w:marLeft w:val="0"/>
              <w:marRight w:val="0"/>
              <w:marTop w:val="0"/>
              <w:marBottom w:val="0"/>
              <w:divBdr>
                <w:top w:val="none" w:sz="0" w:space="0" w:color="auto"/>
                <w:left w:val="none" w:sz="0" w:space="0" w:color="auto"/>
                <w:bottom w:val="none" w:sz="0" w:space="0" w:color="auto"/>
                <w:right w:val="none" w:sz="0" w:space="0" w:color="auto"/>
              </w:divBdr>
            </w:div>
            <w:div w:id="1655798118">
              <w:marLeft w:val="0"/>
              <w:marRight w:val="0"/>
              <w:marTop w:val="0"/>
              <w:marBottom w:val="0"/>
              <w:divBdr>
                <w:top w:val="none" w:sz="0" w:space="0" w:color="auto"/>
                <w:left w:val="none" w:sz="0" w:space="0" w:color="auto"/>
                <w:bottom w:val="none" w:sz="0" w:space="0" w:color="auto"/>
                <w:right w:val="none" w:sz="0" w:space="0" w:color="auto"/>
              </w:divBdr>
            </w:div>
            <w:div w:id="1749182335">
              <w:marLeft w:val="0"/>
              <w:marRight w:val="0"/>
              <w:marTop w:val="0"/>
              <w:marBottom w:val="0"/>
              <w:divBdr>
                <w:top w:val="none" w:sz="0" w:space="0" w:color="auto"/>
                <w:left w:val="none" w:sz="0" w:space="0" w:color="auto"/>
                <w:bottom w:val="none" w:sz="0" w:space="0" w:color="auto"/>
                <w:right w:val="none" w:sz="0" w:space="0" w:color="auto"/>
              </w:divBdr>
            </w:div>
            <w:div w:id="731274618">
              <w:marLeft w:val="0"/>
              <w:marRight w:val="0"/>
              <w:marTop w:val="0"/>
              <w:marBottom w:val="0"/>
              <w:divBdr>
                <w:top w:val="none" w:sz="0" w:space="0" w:color="auto"/>
                <w:left w:val="none" w:sz="0" w:space="0" w:color="auto"/>
                <w:bottom w:val="none" w:sz="0" w:space="0" w:color="auto"/>
                <w:right w:val="none" w:sz="0" w:space="0" w:color="auto"/>
              </w:divBdr>
            </w:div>
            <w:div w:id="619193099">
              <w:marLeft w:val="0"/>
              <w:marRight w:val="0"/>
              <w:marTop w:val="0"/>
              <w:marBottom w:val="0"/>
              <w:divBdr>
                <w:top w:val="none" w:sz="0" w:space="0" w:color="auto"/>
                <w:left w:val="none" w:sz="0" w:space="0" w:color="auto"/>
                <w:bottom w:val="none" w:sz="0" w:space="0" w:color="auto"/>
                <w:right w:val="none" w:sz="0" w:space="0" w:color="auto"/>
              </w:divBdr>
            </w:div>
            <w:div w:id="1671904785">
              <w:marLeft w:val="0"/>
              <w:marRight w:val="0"/>
              <w:marTop w:val="0"/>
              <w:marBottom w:val="0"/>
              <w:divBdr>
                <w:top w:val="none" w:sz="0" w:space="0" w:color="auto"/>
                <w:left w:val="none" w:sz="0" w:space="0" w:color="auto"/>
                <w:bottom w:val="none" w:sz="0" w:space="0" w:color="auto"/>
                <w:right w:val="none" w:sz="0" w:space="0" w:color="auto"/>
              </w:divBdr>
            </w:div>
            <w:div w:id="58445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988796">
      <w:bodyDiv w:val="1"/>
      <w:marLeft w:val="0"/>
      <w:marRight w:val="0"/>
      <w:marTop w:val="0"/>
      <w:marBottom w:val="0"/>
      <w:divBdr>
        <w:top w:val="none" w:sz="0" w:space="0" w:color="auto"/>
        <w:left w:val="none" w:sz="0" w:space="0" w:color="auto"/>
        <w:bottom w:val="none" w:sz="0" w:space="0" w:color="auto"/>
        <w:right w:val="none" w:sz="0" w:space="0" w:color="auto"/>
      </w:divBdr>
      <w:divsChild>
        <w:div w:id="2029942056">
          <w:marLeft w:val="480"/>
          <w:marRight w:val="0"/>
          <w:marTop w:val="0"/>
          <w:marBottom w:val="0"/>
          <w:divBdr>
            <w:top w:val="none" w:sz="0" w:space="0" w:color="auto"/>
            <w:left w:val="none" w:sz="0" w:space="0" w:color="auto"/>
            <w:bottom w:val="none" w:sz="0" w:space="0" w:color="auto"/>
            <w:right w:val="none" w:sz="0" w:space="0" w:color="auto"/>
          </w:divBdr>
          <w:divsChild>
            <w:div w:id="1210342058">
              <w:marLeft w:val="0"/>
              <w:marRight w:val="0"/>
              <w:marTop w:val="0"/>
              <w:marBottom w:val="0"/>
              <w:divBdr>
                <w:top w:val="none" w:sz="0" w:space="0" w:color="auto"/>
                <w:left w:val="none" w:sz="0" w:space="0" w:color="auto"/>
                <w:bottom w:val="none" w:sz="0" w:space="0" w:color="auto"/>
                <w:right w:val="none" w:sz="0" w:space="0" w:color="auto"/>
              </w:divBdr>
            </w:div>
            <w:div w:id="1280379880">
              <w:marLeft w:val="0"/>
              <w:marRight w:val="0"/>
              <w:marTop w:val="0"/>
              <w:marBottom w:val="0"/>
              <w:divBdr>
                <w:top w:val="none" w:sz="0" w:space="0" w:color="auto"/>
                <w:left w:val="none" w:sz="0" w:space="0" w:color="auto"/>
                <w:bottom w:val="none" w:sz="0" w:space="0" w:color="auto"/>
                <w:right w:val="none" w:sz="0" w:space="0" w:color="auto"/>
              </w:divBdr>
            </w:div>
            <w:div w:id="1573344206">
              <w:marLeft w:val="0"/>
              <w:marRight w:val="0"/>
              <w:marTop w:val="0"/>
              <w:marBottom w:val="0"/>
              <w:divBdr>
                <w:top w:val="none" w:sz="0" w:space="0" w:color="auto"/>
                <w:left w:val="none" w:sz="0" w:space="0" w:color="auto"/>
                <w:bottom w:val="none" w:sz="0" w:space="0" w:color="auto"/>
                <w:right w:val="none" w:sz="0" w:space="0" w:color="auto"/>
              </w:divBdr>
            </w:div>
            <w:div w:id="795415924">
              <w:marLeft w:val="0"/>
              <w:marRight w:val="0"/>
              <w:marTop w:val="0"/>
              <w:marBottom w:val="0"/>
              <w:divBdr>
                <w:top w:val="none" w:sz="0" w:space="0" w:color="auto"/>
                <w:left w:val="none" w:sz="0" w:space="0" w:color="auto"/>
                <w:bottom w:val="none" w:sz="0" w:space="0" w:color="auto"/>
                <w:right w:val="none" w:sz="0" w:space="0" w:color="auto"/>
              </w:divBdr>
            </w:div>
            <w:div w:id="613368955">
              <w:marLeft w:val="0"/>
              <w:marRight w:val="0"/>
              <w:marTop w:val="0"/>
              <w:marBottom w:val="0"/>
              <w:divBdr>
                <w:top w:val="none" w:sz="0" w:space="0" w:color="auto"/>
                <w:left w:val="none" w:sz="0" w:space="0" w:color="auto"/>
                <w:bottom w:val="none" w:sz="0" w:space="0" w:color="auto"/>
                <w:right w:val="none" w:sz="0" w:space="0" w:color="auto"/>
              </w:divBdr>
            </w:div>
            <w:div w:id="1012686121">
              <w:marLeft w:val="0"/>
              <w:marRight w:val="0"/>
              <w:marTop w:val="0"/>
              <w:marBottom w:val="0"/>
              <w:divBdr>
                <w:top w:val="none" w:sz="0" w:space="0" w:color="auto"/>
                <w:left w:val="none" w:sz="0" w:space="0" w:color="auto"/>
                <w:bottom w:val="none" w:sz="0" w:space="0" w:color="auto"/>
                <w:right w:val="none" w:sz="0" w:space="0" w:color="auto"/>
              </w:divBdr>
            </w:div>
            <w:div w:id="409231097">
              <w:marLeft w:val="0"/>
              <w:marRight w:val="0"/>
              <w:marTop w:val="0"/>
              <w:marBottom w:val="0"/>
              <w:divBdr>
                <w:top w:val="none" w:sz="0" w:space="0" w:color="auto"/>
                <w:left w:val="none" w:sz="0" w:space="0" w:color="auto"/>
                <w:bottom w:val="none" w:sz="0" w:space="0" w:color="auto"/>
                <w:right w:val="none" w:sz="0" w:space="0" w:color="auto"/>
              </w:divBdr>
            </w:div>
            <w:div w:id="503397039">
              <w:marLeft w:val="0"/>
              <w:marRight w:val="0"/>
              <w:marTop w:val="0"/>
              <w:marBottom w:val="0"/>
              <w:divBdr>
                <w:top w:val="none" w:sz="0" w:space="0" w:color="auto"/>
                <w:left w:val="none" w:sz="0" w:space="0" w:color="auto"/>
                <w:bottom w:val="none" w:sz="0" w:space="0" w:color="auto"/>
                <w:right w:val="none" w:sz="0" w:space="0" w:color="auto"/>
              </w:divBdr>
            </w:div>
            <w:div w:id="1745451338">
              <w:marLeft w:val="0"/>
              <w:marRight w:val="0"/>
              <w:marTop w:val="0"/>
              <w:marBottom w:val="0"/>
              <w:divBdr>
                <w:top w:val="none" w:sz="0" w:space="0" w:color="auto"/>
                <w:left w:val="none" w:sz="0" w:space="0" w:color="auto"/>
                <w:bottom w:val="none" w:sz="0" w:space="0" w:color="auto"/>
                <w:right w:val="none" w:sz="0" w:space="0" w:color="auto"/>
              </w:divBdr>
            </w:div>
            <w:div w:id="836921618">
              <w:marLeft w:val="0"/>
              <w:marRight w:val="0"/>
              <w:marTop w:val="0"/>
              <w:marBottom w:val="0"/>
              <w:divBdr>
                <w:top w:val="none" w:sz="0" w:space="0" w:color="auto"/>
                <w:left w:val="none" w:sz="0" w:space="0" w:color="auto"/>
                <w:bottom w:val="none" w:sz="0" w:space="0" w:color="auto"/>
                <w:right w:val="none" w:sz="0" w:space="0" w:color="auto"/>
              </w:divBdr>
            </w:div>
            <w:div w:id="2133085778">
              <w:marLeft w:val="0"/>
              <w:marRight w:val="0"/>
              <w:marTop w:val="0"/>
              <w:marBottom w:val="0"/>
              <w:divBdr>
                <w:top w:val="none" w:sz="0" w:space="0" w:color="auto"/>
                <w:left w:val="none" w:sz="0" w:space="0" w:color="auto"/>
                <w:bottom w:val="none" w:sz="0" w:space="0" w:color="auto"/>
                <w:right w:val="none" w:sz="0" w:space="0" w:color="auto"/>
              </w:divBdr>
            </w:div>
            <w:div w:id="1258517919">
              <w:marLeft w:val="0"/>
              <w:marRight w:val="0"/>
              <w:marTop w:val="0"/>
              <w:marBottom w:val="0"/>
              <w:divBdr>
                <w:top w:val="none" w:sz="0" w:space="0" w:color="auto"/>
                <w:left w:val="none" w:sz="0" w:space="0" w:color="auto"/>
                <w:bottom w:val="none" w:sz="0" w:space="0" w:color="auto"/>
                <w:right w:val="none" w:sz="0" w:space="0" w:color="auto"/>
              </w:divBdr>
            </w:div>
            <w:div w:id="1985890036">
              <w:marLeft w:val="0"/>
              <w:marRight w:val="0"/>
              <w:marTop w:val="0"/>
              <w:marBottom w:val="0"/>
              <w:divBdr>
                <w:top w:val="none" w:sz="0" w:space="0" w:color="auto"/>
                <w:left w:val="none" w:sz="0" w:space="0" w:color="auto"/>
                <w:bottom w:val="none" w:sz="0" w:space="0" w:color="auto"/>
                <w:right w:val="none" w:sz="0" w:space="0" w:color="auto"/>
              </w:divBdr>
            </w:div>
            <w:div w:id="195892431">
              <w:marLeft w:val="0"/>
              <w:marRight w:val="0"/>
              <w:marTop w:val="0"/>
              <w:marBottom w:val="0"/>
              <w:divBdr>
                <w:top w:val="none" w:sz="0" w:space="0" w:color="auto"/>
                <w:left w:val="none" w:sz="0" w:space="0" w:color="auto"/>
                <w:bottom w:val="none" w:sz="0" w:space="0" w:color="auto"/>
                <w:right w:val="none" w:sz="0" w:space="0" w:color="auto"/>
              </w:divBdr>
            </w:div>
            <w:div w:id="1429738982">
              <w:marLeft w:val="0"/>
              <w:marRight w:val="0"/>
              <w:marTop w:val="0"/>
              <w:marBottom w:val="0"/>
              <w:divBdr>
                <w:top w:val="none" w:sz="0" w:space="0" w:color="auto"/>
                <w:left w:val="none" w:sz="0" w:space="0" w:color="auto"/>
                <w:bottom w:val="none" w:sz="0" w:space="0" w:color="auto"/>
                <w:right w:val="none" w:sz="0" w:space="0" w:color="auto"/>
              </w:divBdr>
            </w:div>
            <w:div w:id="438261210">
              <w:marLeft w:val="0"/>
              <w:marRight w:val="0"/>
              <w:marTop w:val="0"/>
              <w:marBottom w:val="0"/>
              <w:divBdr>
                <w:top w:val="none" w:sz="0" w:space="0" w:color="auto"/>
                <w:left w:val="none" w:sz="0" w:space="0" w:color="auto"/>
                <w:bottom w:val="none" w:sz="0" w:space="0" w:color="auto"/>
                <w:right w:val="none" w:sz="0" w:space="0" w:color="auto"/>
              </w:divBdr>
            </w:div>
            <w:div w:id="1081414511">
              <w:marLeft w:val="0"/>
              <w:marRight w:val="0"/>
              <w:marTop w:val="0"/>
              <w:marBottom w:val="0"/>
              <w:divBdr>
                <w:top w:val="none" w:sz="0" w:space="0" w:color="auto"/>
                <w:left w:val="none" w:sz="0" w:space="0" w:color="auto"/>
                <w:bottom w:val="none" w:sz="0" w:space="0" w:color="auto"/>
                <w:right w:val="none" w:sz="0" w:space="0" w:color="auto"/>
              </w:divBdr>
            </w:div>
            <w:div w:id="536239717">
              <w:marLeft w:val="0"/>
              <w:marRight w:val="0"/>
              <w:marTop w:val="0"/>
              <w:marBottom w:val="0"/>
              <w:divBdr>
                <w:top w:val="none" w:sz="0" w:space="0" w:color="auto"/>
                <w:left w:val="none" w:sz="0" w:space="0" w:color="auto"/>
                <w:bottom w:val="none" w:sz="0" w:space="0" w:color="auto"/>
                <w:right w:val="none" w:sz="0" w:space="0" w:color="auto"/>
              </w:divBdr>
            </w:div>
            <w:div w:id="1778865520">
              <w:marLeft w:val="0"/>
              <w:marRight w:val="0"/>
              <w:marTop w:val="0"/>
              <w:marBottom w:val="0"/>
              <w:divBdr>
                <w:top w:val="none" w:sz="0" w:space="0" w:color="auto"/>
                <w:left w:val="none" w:sz="0" w:space="0" w:color="auto"/>
                <w:bottom w:val="none" w:sz="0" w:space="0" w:color="auto"/>
                <w:right w:val="none" w:sz="0" w:space="0" w:color="auto"/>
              </w:divBdr>
            </w:div>
            <w:div w:id="116208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112423">
      <w:bodyDiv w:val="1"/>
      <w:marLeft w:val="0"/>
      <w:marRight w:val="0"/>
      <w:marTop w:val="0"/>
      <w:marBottom w:val="0"/>
      <w:divBdr>
        <w:top w:val="none" w:sz="0" w:space="0" w:color="auto"/>
        <w:left w:val="none" w:sz="0" w:space="0" w:color="auto"/>
        <w:bottom w:val="none" w:sz="0" w:space="0" w:color="auto"/>
        <w:right w:val="none" w:sz="0" w:space="0" w:color="auto"/>
      </w:divBdr>
      <w:divsChild>
        <w:div w:id="87700314">
          <w:marLeft w:val="480"/>
          <w:marRight w:val="0"/>
          <w:marTop w:val="0"/>
          <w:marBottom w:val="0"/>
          <w:divBdr>
            <w:top w:val="none" w:sz="0" w:space="0" w:color="auto"/>
            <w:left w:val="none" w:sz="0" w:space="0" w:color="auto"/>
            <w:bottom w:val="none" w:sz="0" w:space="0" w:color="auto"/>
            <w:right w:val="none" w:sz="0" w:space="0" w:color="auto"/>
          </w:divBdr>
          <w:divsChild>
            <w:div w:id="636379297">
              <w:marLeft w:val="0"/>
              <w:marRight w:val="0"/>
              <w:marTop w:val="0"/>
              <w:marBottom w:val="0"/>
              <w:divBdr>
                <w:top w:val="none" w:sz="0" w:space="0" w:color="auto"/>
                <w:left w:val="none" w:sz="0" w:space="0" w:color="auto"/>
                <w:bottom w:val="none" w:sz="0" w:space="0" w:color="auto"/>
                <w:right w:val="none" w:sz="0" w:space="0" w:color="auto"/>
              </w:divBdr>
            </w:div>
            <w:div w:id="699668455">
              <w:marLeft w:val="0"/>
              <w:marRight w:val="0"/>
              <w:marTop w:val="0"/>
              <w:marBottom w:val="0"/>
              <w:divBdr>
                <w:top w:val="none" w:sz="0" w:space="0" w:color="auto"/>
                <w:left w:val="none" w:sz="0" w:space="0" w:color="auto"/>
                <w:bottom w:val="none" w:sz="0" w:space="0" w:color="auto"/>
                <w:right w:val="none" w:sz="0" w:space="0" w:color="auto"/>
              </w:divBdr>
            </w:div>
            <w:div w:id="276064360">
              <w:marLeft w:val="0"/>
              <w:marRight w:val="0"/>
              <w:marTop w:val="0"/>
              <w:marBottom w:val="0"/>
              <w:divBdr>
                <w:top w:val="none" w:sz="0" w:space="0" w:color="auto"/>
                <w:left w:val="none" w:sz="0" w:space="0" w:color="auto"/>
                <w:bottom w:val="none" w:sz="0" w:space="0" w:color="auto"/>
                <w:right w:val="none" w:sz="0" w:space="0" w:color="auto"/>
              </w:divBdr>
            </w:div>
            <w:div w:id="303969746">
              <w:marLeft w:val="0"/>
              <w:marRight w:val="0"/>
              <w:marTop w:val="0"/>
              <w:marBottom w:val="0"/>
              <w:divBdr>
                <w:top w:val="none" w:sz="0" w:space="0" w:color="auto"/>
                <w:left w:val="none" w:sz="0" w:space="0" w:color="auto"/>
                <w:bottom w:val="none" w:sz="0" w:space="0" w:color="auto"/>
                <w:right w:val="none" w:sz="0" w:space="0" w:color="auto"/>
              </w:divBdr>
            </w:div>
            <w:div w:id="1457523172">
              <w:marLeft w:val="0"/>
              <w:marRight w:val="0"/>
              <w:marTop w:val="0"/>
              <w:marBottom w:val="0"/>
              <w:divBdr>
                <w:top w:val="none" w:sz="0" w:space="0" w:color="auto"/>
                <w:left w:val="none" w:sz="0" w:space="0" w:color="auto"/>
                <w:bottom w:val="none" w:sz="0" w:space="0" w:color="auto"/>
                <w:right w:val="none" w:sz="0" w:space="0" w:color="auto"/>
              </w:divBdr>
            </w:div>
            <w:div w:id="1944681675">
              <w:marLeft w:val="0"/>
              <w:marRight w:val="0"/>
              <w:marTop w:val="0"/>
              <w:marBottom w:val="0"/>
              <w:divBdr>
                <w:top w:val="none" w:sz="0" w:space="0" w:color="auto"/>
                <w:left w:val="none" w:sz="0" w:space="0" w:color="auto"/>
                <w:bottom w:val="none" w:sz="0" w:space="0" w:color="auto"/>
                <w:right w:val="none" w:sz="0" w:space="0" w:color="auto"/>
              </w:divBdr>
            </w:div>
            <w:div w:id="589703216">
              <w:marLeft w:val="0"/>
              <w:marRight w:val="0"/>
              <w:marTop w:val="0"/>
              <w:marBottom w:val="0"/>
              <w:divBdr>
                <w:top w:val="none" w:sz="0" w:space="0" w:color="auto"/>
                <w:left w:val="none" w:sz="0" w:space="0" w:color="auto"/>
                <w:bottom w:val="none" w:sz="0" w:space="0" w:color="auto"/>
                <w:right w:val="none" w:sz="0" w:space="0" w:color="auto"/>
              </w:divBdr>
            </w:div>
            <w:div w:id="1232230173">
              <w:marLeft w:val="0"/>
              <w:marRight w:val="0"/>
              <w:marTop w:val="0"/>
              <w:marBottom w:val="0"/>
              <w:divBdr>
                <w:top w:val="none" w:sz="0" w:space="0" w:color="auto"/>
                <w:left w:val="none" w:sz="0" w:space="0" w:color="auto"/>
                <w:bottom w:val="none" w:sz="0" w:space="0" w:color="auto"/>
                <w:right w:val="none" w:sz="0" w:space="0" w:color="auto"/>
              </w:divBdr>
            </w:div>
            <w:div w:id="478183333">
              <w:marLeft w:val="0"/>
              <w:marRight w:val="0"/>
              <w:marTop w:val="0"/>
              <w:marBottom w:val="0"/>
              <w:divBdr>
                <w:top w:val="none" w:sz="0" w:space="0" w:color="auto"/>
                <w:left w:val="none" w:sz="0" w:space="0" w:color="auto"/>
                <w:bottom w:val="none" w:sz="0" w:space="0" w:color="auto"/>
                <w:right w:val="none" w:sz="0" w:space="0" w:color="auto"/>
              </w:divBdr>
            </w:div>
            <w:div w:id="372971524">
              <w:marLeft w:val="0"/>
              <w:marRight w:val="0"/>
              <w:marTop w:val="0"/>
              <w:marBottom w:val="0"/>
              <w:divBdr>
                <w:top w:val="none" w:sz="0" w:space="0" w:color="auto"/>
                <w:left w:val="none" w:sz="0" w:space="0" w:color="auto"/>
                <w:bottom w:val="none" w:sz="0" w:space="0" w:color="auto"/>
                <w:right w:val="none" w:sz="0" w:space="0" w:color="auto"/>
              </w:divBdr>
            </w:div>
            <w:div w:id="1356734704">
              <w:marLeft w:val="0"/>
              <w:marRight w:val="0"/>
              <w:marTop w:val="0"/>
              <w:marBottom w:val="0"/>
              <w:divBdr>
                <w:top w:val="none" w:sz="0" w:space="0" w:color="auto"/>
                <w:left w:val="none" w:sz="0" w:space="0" w:color="auto"/>
                <w:bottom w:val="none" w:sz="0" w:space="0" w:color="auto"/>
                <w:right w:val="none" w:sz="0" w:space="0" w:color="auto"/>
              </w:divBdr>
            </w:div>
            <w:div w:id="803888540">
              <w:marLeft w:val="0"/>
              <w:marRight w:val="0"/>
              <w:marTop w:val="0"/>
              <w:marBottom w:val="0"/>
              <w:divBdr>
                <w:top w:val="none" w:sz="0" w:space="0" w:color="auto"/>
                <w:left w:val="none" w:sz="0" w:space="0" w:color="auto"/>
                <w:bottom w:val="none" w:sz="0" w:space="0" w:color="auto"/>
                <w:right w:val="none" w:sz="0" w:space="0" w:color="auto"/>
              </w:divBdr>
            </w:div>
            <w:div w:id="1204757358">
              <w:marLeft w:val="0"/>
              <w:marRight w:val="0"/>
              <w:marTop w:val="0"/>
              <w:marBottom w:val="0"/>
              <w:divBdr>
                <w:top w:val="none" w:sz="0" w:space="0" w:color="auto"/>
                <w:left w:val="none" w:sz="0" w:space="0" w:color="auto"/>
                <w:bottom w:val="none" w:sz="0" w:space="0" w:color="auto"/>
                <w:right w:val="none" w:sz="0" w:space="0" w:color="auto"/>
              </w:divBdr>
            </w:div>
            <w:div w:id="1420785468">
              <w:marLeft w:val="0"/>
              <w:marRight w:val="0"/>
              <w:marTop w:val="0"/>
              <w:marBottom w:val="0"/>
              <w:divBdr>
                <w:top w:val="none" w:sz="0" w:space="0" w:color="auto"/>
                <w:left w:val="none" w:sz="0" w:space="0" w:color="auto"/>
                <w:bottom w:val="none" w:sz="0" w:space="0" w:color="auto"/>
                <w:right w:val="none" w:sz="0" w:space="0" w:color="auto"/>
              </w:divBdr>
            </w:div>
            <w:div w:id="1799716250">
              <w:marLeft w:val="0"/>
              <w:marRight w:val="0"/>
              <w:marTop w:val="0"/>
              <w:marBottom w:val="0"/>
              <w:divBdr>
                <w:top w:val="none" w:sz="0" w:space="0" w:color="auto"/>
                <w:left w:val="none" w:sz="0" w:space="0" w:color="auto"/>
                <w:bottom w:val="none" w:sz="0" w:space="0" w:color="auto"/>
                <w:right w:val="none" w:sz="0" w:space="0" w:color="auto"/>
              </w:divBdr>
            </w:div>
            <w:div w:id="833182476">
              <w:marLeft w:val="0"/>
              <w:marRight w:val="0"/>
              <w:marTop w:val="0"/>
              <w:marBottom w:val="0"/>
              <w:divBdr>
                <w:top w:val="none" w:sz="0" w:space="0" w:color="auto"/>
                <w:left w:val="none" w:sz="0" w:space="0" w:color="auto"/>
                <w:bottom w:val="none" w:sz="0" w:space="0" w:color="auto"/>
                <w:right w:val="none" w:sz="0" w:space="0" w:color="auto"/>
              </w:divBdr>
            </w:div>
            <w:div w:id="1923564667">
              <w:marLeft w:val="0"/>
              <w:marRight w:val="0"/>
              <w:marTop w:val="0"/>
              <w:marBottom w:val="0"/>
              <w:divBdr>
                <w:top w:val="none" w:sz="0" w:space="0" w:color="auto"/>
                <w:left w:val="none" w:sz="0" w:space="0" w:color="auto"/>
                <w:bottom w:val="none" w:sz="0" w:space="0" w:color="auto"/>
                <w:right w:val="none" w:sz="0" w:space="0" w:color="auto"/>
              </w:divBdr>
            </w:div>
            <w:div w:id="1094665822">
              <w:marLeft w:val="0"/>
              <w:marRight w:val="0"/>
              <w:marTop w:val="0"/>
              <w:marBottom w:val="0"/>
              <w:divBdr>
                <w:top w:val="none" w:sz="0" w:space="0" w:color="auto"/>
                <w:left w:val="none" w:sz="0" w:space="0" w:color="auto"/>
                <w:bottom w:val="none" w:sz="0" w:space="0" w:color="auto"/>
                <w:right w:val="none" w:sz="0" w:space="0" w:color="auto"/>
              </w:divBdr>
            </w:div>
            <w:div w:id="439111142">
              <w:marLeft w:val="0"/>
              <w:marRight w:val="0"/>
              <w:marTop w:val="0"/>
              <w:marBottom w:val="0"/>
              <w:divBdr>
                <w:top w:val="none" w:sz="0" w:space="0" w:color="auto"/>
                <w:left w:val="none" w:sz="0" w:space="0" w:color="auto"/>
                <w:bottom w:val="none" w:sz="0" w:space="0" w:color="auto"/>
                <w:right w:val="none" w:sz="0" w:space="0" w:color="auto"/>
              </w:divBdr>
            </w:div>
            <w:div w:id="27860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801198">
      <w:bodyDiv w:val="1"/>
      <w:marLeft w:val="0"/>
      <w:marRight w:val="0"/>
      <w:marTop w:val="0"/>
      <w:marBottom w:val="0"/>
      <w:divBdr>
        <w:top w:val="none" w:sz="0" w:space="0" w:color="auto"/>
        <w:left w:val="none" w:sz="0" w:space="0" w:color="auto"/>
        <w:bottom w:val="none" w:sz="0" w:space="0" w:color="auto"/>
        <w:right w:val="none" w:sz="0" w:space="0" w:color="auto"/>
      </w:divBdr>
      <w:divsChild>
        <w:div w:id="1727297405">
          <w:marLeft w:val="480"/>
          <w:marRight w:val="0"/>
          <w:marTop w:val="0"/>
          <w:marBottom w:val="0"/>
          <w:divBdr>
            <w:top w:val="none" w:sz="0" w:space="0" w:color="auto"/>
            <w:left w:val="none" w:sz="0" w:space="0" w:color="auto"/>
            <w:bottom w:val="none" w:sz="0" w:space="0" w:color="auto"/>
            <w:right w:val="none" w:sz="0" w:space="0" w:color="auto"/>
          </w:divBdr>
          <w:divsChild>
            <w:div w:id="1902713633">
              <w:marLeft w:val="0"/>
              <w:marRight w:val="0"/>
              <w:marTop w:val="0"/>
              <w:marBottom w:val="0"/>
              <w:divBdr>
                <w:top w:val="none" w:sz="0" w:space="0" w:color="auto"/>
                <w:left w:val="none" w:sz="0" w:space="0" w:color="auto"/>
                <w:bottom w:val="none" w:sz="0" w:space="0" w:color="auto"/>
                <w:right w:val="none" w:sz="0" w:space="0" w:color="auto"/>
              </w:divBdr>
            </w:div>
            <w:div w:id="1085765946">
              <w:marLeft w:val="0"/>
              <w:marRight w:val="0"/>
              <w:marTop w:val="0"/>
              <w:marBottom w:val="0"/>
              <w:divBdr>
                <w:top w:val="none" w:sz="0" w:space="0" w:color="auto"/>
                <w:left w:val="none" w:sz="0" w:space="0" w:color="auto"/>
                <w:bottom w:val="none" w:sz="0" w:space="0" w:color="auto"/>
                <w:right w:val="none" w:sz="0" w:space="0" w:color="auto"/>
              </w:divBdr>
            </w:div>
            <w:div w:id="1552183617">
              <w:marLeft w:val="0"/>
              <w:marRight w:val="0"/>
              <w:marTop w:val="0"/>
              <w:marBottom w:val="0"/>
              <w:divBdr>
                <w:top w:val="none" w:sz="0" w:space="0" w:color="auto"/>
                <w:left w:val="none" w:sz="0" w:space="0" w:color="auto"/>
                <w:bottom w:val="none" w:sz="0" w:space="0" w:color="auto"/>
                <w:right w:val="none" w:sz="0" w:space="0" w:color="auto"/>
              </w:divBdr>
            </w:div>
            <w:div w:id="1973946134">
              <w:marLeft w:val="0"/>
              <w:marRight w:val="0"/>
              <w:marTop w:val="0"/>
              <w:marBottom w:val="0"/>
              <w:divBdr>
                <w:top w:val="none" w:sz="0" w:space="0" w:color="auto"/>
                <w:left w:val="none" w:sz="0" w:space="0" w:color="auto"/>
                <w:bottom w:val="none" w:sz="0" w:space="0" w:color="auto"/>
                <w:right w:val="none" w:sz="0" w:space="0" w:color="auto"/>
              </w:divBdr>
            </w:div>
            <w:div w:id="1574461732">
              <w:marLeft w:val="0"/>
              <w:marRight w:val="0"/>
              <w:marTop w:val="0"/>
              <w:marBottom w:val="0"/>
              <w:divBdr>
                <w:top w:val="none" w:sz="0" w:space="0" w:color="auto"/>
                <w:left w:val="none" w:sz="0" w:space="0" w:color="auto"/>
                <w:bottom w:val="none" w:sz="0" w:space="0" w:color="auto"/>
                <w:right w:val="none" w:sz="0" w:space="0" w:color="auto"/>
              </w:divBdr>
            </w:div>
            <w:div w:id="933514352">
              <w:marLeft w:val="0"/>
              <w:marRight w:val="0"/>
              <w:marTop w:val="0"/>
              <w:marBottom w:val="0"/>
              <w:divBdr>
                <w:top w:val="none" w:sz="0" w:space="0" w:color="auto"/>
                <w:left w:val="none" w:sz="0" w:space="0" w:color="auto"/>
                <w:bottom w:val="none" w:sz="0" w:space="0" w:color="auto"/>
                <w:right w:val="none" w:sz="0" w:space="0" w:color="auto"/>
              </w:divBdr>
            </w:div>
            <w:div w:id="201674122">
              <w:marLeft w:val="0"/>
              <w:marRight w:val="0"/>
              <w:marTop w:val="0"/>
              <w:marBottom w:val="0"/>
              <w:divBdr>
                <w:top w:val="none" w:sz="0" w:space="0" w:color="auto"/>
                <w:left w:val="none" w:sz="0" w:space="0" w:color="auto"/>
                <w:bottom w:val="none" w:sz="0" w:space="0" w:color="auto"/>
                <w:right w:val="none" w:sz="0" w:space="0" w:color="auto"/>
              </w:divBdr>
            </w:div>
            <w:div w:id="1151218721">
              <w:marLeft w:val="0"/>
              <w:marRight w:val="0"/>
              <w:marTop w:val="0"/>
              <w:marBottom w:val="0"/>
              <w:divBdr>
                <w:top w:val="none" w:sz="0" w:space="0" w:color="auto"/>
                <w:left w:val="none" w:sz="0" w:space="0" w:color="auto"/>
                <w:bottom w:val="none" w:sz="0" w:space="0" w:color="auto"/>
                <w:right w:val="none" w:sz="0" w:space="0" w:color="auto"/>
              </w:divBdr>
            </w:div>
            <w:div w:id="1615018829">
              <w:marLeft w:val="0"/>
              <w:marRight w:val="0"/>
              <w:marTop w:val="0"/>
              <w:marBottom w:val="0"/>
              <w:divBdr>
                <w:top w:val="none" w:sz="0" w:space="0" w:color="auto"/>
                <w:left w:val="none" w:sz="0" w:space="0" w:color="auto"/>
                <w:bottom w:val="none" w:sz="0" w:space="0" w:color="auto"/>
                <w:right w:val="none" w:sz="0" w:space="0" w:color="auto"/>
              </w:divBdr>
            </w:div>
            <w:div w:id="231236118">
              <w:marLeft w:val="0"/>
              <w:marRight w:val="0"/>
              <w:marTop w:val="0"/>
              <w:marBottom w:val="0"/>
              <w:divBdr>
                <w:top w:val="none" w:sz="0" w:space="0" w:color="auto"/>
                <w:left w:val="none" w:sz="0" w:space="0" w:color="auto"/>
                <w:bottom w:val="none" w:sz="0" w:space="0" w:color="auto"/>
                <w:right w:val="none" w:sz="0" w:space="0" w:color="auto"/>
              </w:divBdr>
            </w:div>
            <w:div w:id="44254194">
              <w:marLeft w:val="0"/>
              <w:marRight w:val="0"/>
              <w:marTop w:val="0"/>
              <w:marBottom w:val="0"/>
              <w:divBdr>
                <w:top w:val="none" w:sz="0" w:space="0" w:color="auto"/>
                <w:left w:val="none" w:sz="0" w:space="0" w:color="auto"/>
                <w:bottom w:val="none" w:sz="0" w:space="0" w:color="auto"/>
                <w:right w:val="none" w:sz="0" w:space="0" w:color="auto"/>
              </w:divBdr>
            </w:div>
            <w:div w:id="1118455784">
              <w:marLeft w:val="0"/>
              <w:marRight w:val="0"/>
              <w:marTop w:val="0"/>
              <w:marBottom w:val="0"/>
              <w:divBdr>
                <w:top w:val="none" w:sz="0" w:space="0" w:color="auto"/>
                <w:left w:val="none" w:sz="0" w:space="0" w:color="auto"/>
                <w:bottom w:val="none" w:sz="0" w:space="0" w:color="auto"/>
                <w:right w:val="none" w:sz="0" w:space="0" w:color="auto"/>
              </w:divBdr>
            </w:div>
            <w:div w:id="499850096">
              <w:marLeft w:val="0"/>
              <w:marRight w:val="0"/>
              <w:marTop w:val="0"/>
              <w:marBottom w:val="0"/>
              <w:divBdr>
                <w:top w:val="none" w:sz="0" w:space="0" w:color="auto"/>
                <w:left w:val="none" w:sz="0" w:space="0" w:color="auto"/>
                <w:bottom w:val="none" w:sz="0" w:space="0" w:color="auto"/>
                <w:right w:val="none" w:sz="0" w:space="0" w:color="auto"/>
              </w:divBdr>
            </w:div>
            <w:div w:id="953631495">
              <w:marLeft w:val="0"/>
              <w:marRight w:val="0"/>
              <w:marTop w:val="0"/>
              <w:marBottom w:val="0"/>
              <w:divBdr>
                <w:top w:val="none" w:sz="0" w:space="0" w:color="auto"/>
                <w:left w:val="none" w:sz="0" w:space="0" w:color="auto"/>
                <w:bottom w:val="none" w:sz="0" w:space="0" w:color="auto"/>
                <w:right w:val="none" w:sz="0" w:space="0" w:color="auto"/>
              </w:divBdr>
            </w:div>
            <w:div w:id="2065373067">
              <w:marLeft w:val="0"/>
              <w:marRight w:val="0"/>
              <w:marTop w:val="0"/>
              <w:marBottom w:val="0"/>
              <w:divBdr>
                <w:top w:val="none" w:sz="0" w:space="0" w:color="auto"/>
                <w:left w:val="none" w:sz="0" w:space="0" w:color="auto"/>
                <w:bottom w:val="none" w:sz="0" w:space="0" w:color="auto"/>
                <w:right w:val="none" w:sz="0" w:space="0" w:color="auto"/>
              </w:divBdr>
            </w:div>
            <w:div w:id="1312754579">
              <w:marLeft w:val="0"/>
              <w:marRight w:val="0"/>
              <w:marTop w:val="0"/>
              <w:marBottom w:val="0"/>
              <w:divBdr>
                <w:top w:val="none" w:sz="0" w:space="0" w:color="auto"/>
                <w:left w:val="none" w:sz="0" w:space="0" w:color="auto"/>
                <w:bottom w:val="none" w:sz="0" w:space="0" w:color="auto"/>
                <w:right w:val="none" w:sz="0" w:space="0" w:color="auto"/>
              </w:divBdr>
            </w:div>
            <w:div w:id="543251789">
              <w:marLeft w:val="0"/>
              <w:marRight w:val="0"/>
              <w:marTop w:val="0"/>
              <w:marBottom w:val="0"/>
              <w:divBdr>
                <w:top w:val="none" w:sz="0" w:space="0" w:color="auto"/>
                <w:left w:val="none" w:sz="0" w:space="0" w:color="auto"/>
                <w:bottom w:val="none" w:sz="0" w:space="0" w:color="auto"/>
                <w:right w:val="none" w:sz="0" w:space="0" w:color="auto"/>
              </w:divBdr>
            </w:div>
            <w:div w:id="107890825">
              <w:marLeft w:val="0"/>
              <w:marRight w:val="0"/>
              <w:marTop w:val="0"/>
              <w:marBottom w:val="0"/>
              <w:divBdr>
                <w:top w:val="none" w:sz="0" w:space="0" w:color="auto"/>
                <w:left w:val="none" w:sz="0" w:space="0" w:color="auto"/>
                <w:bottom w:val="none" w:sz="0" w:space="0" w:color="auto"/>
                <w:right w:val="none" w:sz="0" w:space="0" w:color="auto"/>
              </w:divBdr>
            </w:div>
            <w:div w:id="1052926181">
              <w:marLeft w:val="0"/>
              <w:marRight w:val="0"/>
              <w:marTop w:val="0"/>
              <w:marBottom w:val="0"/>
              <w:divBdr>
                <w:top w:val="none" w:sz="0" w:space="0" w:color="auto"/>
                <w:left w:val="none" w:sz="0" w:space="0" w:color="auto"/>
                <w:bottom w:val="none" w:sz="0" w:space="0" w:color="auto"/>
                <w:right w:val="none" w:sz="0" w:space="0" w:color="auto"/>
              </w:divBdr>
            </w:div>
            <w:div w:id="156567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859176">
      <w:bodyDiv w:val="1"/>
      <w:marLeft w:val="0"/>
      <w:marRight w:val="0"/>
      <w:marTop w:val="0"/>
      <w:marBottom w:val="0"/>
      <w:divBdr>
        <w:top w:val="none" w:sz="0" w:space="0" w:color="auto"/>
        <w:left w:val="none" w:sz="0" w:space="0" w:color="auto"/>
        <w:bottom w:val="none" w:sz="0" w:space="0" w:color="auto"/>
        <w:right w:val="none" w:sz="0" w:space="0" w:color="auto"/>
      </w:divBdr>
      <w:divsChild>
        <w:div w:id="1292321418">
          <w:marLeft w:val="480"/>
          <w:marRight w:val="0"/>
          <w:marTop w:val="0"/>
          <w:marBottom w:val="0"/>
          <w:divBdr>
            <w:top w:val="none" w:sz="0" w:space="0" w:color="auto"/>
            <w:left w:val="none" w:sz="0" w:space="0" w:color="auto"/>
            <w:bottom w:val="none" w:sz="0" w:space="0" w:color="auto"/>
            <w:right w:val="none" w:sz="0" w:space="0" w:color="auto"/>
          </w:divBdr>
          <w:divsChild>
            <w:div w:id="1692339990">
              <w:marLeft w:val="0"/>
              <w:marRight w:val="0"/>
              <w:marTop w:val="0"/>
              <w:marBottom w:val="0"/>
              <w:divBdr>
                <w:top w:val="none" w:sz="0" w:space="0" w:color="auto"/>
                <w:left w:val="none" w:sz="0" w:space="0" w:color="auto"/>
                <w:bottom w:val="none" w:sz="0" w:space="0" w:color="auto"/>
                <w:right w:val="none" w:sz="0" w:space="0" w:color="auto"/>
              </w:divBdr>
            </w:div>
            <w:div w:id="1118525156">
              <w:marLeft w:val="0"/>
              <w:marRight w:val="0"/>
              <w:marTop w:val="0"/>
              <w:marBottom w:val="0"/>
              <w:divBdr>
                <w:top w:val="none" w:sz="0" w:space="0" w:color="auto"/>
                <w:left w:val="none" w:sz="0" w:space="0" w:color="auto"/>
                <w:bottom w:val="none" w:sz="0" w:space="0" w:color="auto"/>
                <w:right w:val="none" w:sz="0" w:space="0" w:color="auto"/>
              </w:divBdr>
            </w:div>
            <w:div w:id="355813089">
              <w:marLeft w:val="0"/>
              <w:marRight w:val="0"/>
              <w:marTop w:val="0"/>
              <w:marBottom w:val="0"/>
              <w:divBdr>
                <w:top w:val="none" w:sz="0" w:space="0" w:color="auto"/>
                <w:left w:val="none" w:sz="0" w:space="0" w:color="auto"/>
                <w:bottom w:val="none" w:sz="0" w:space="0" w:color="auto"/>
                <w:right w:val="none" w:sz="0" w:space="0" w:color="auto"/>
              </w:divBdr>
            </w:div>
            <w:div w:id="892034498">
              <w:marLeft w:val="0"/>
              <w:marRight w:val="0"/>
              <w:marTop w:val="0"/>
              <w:marBottom w:val="0"/>
              <w:divBdr>
                <w:top w:val="none" w:sz="0" w:space="0" w:color="auto"/>
                <w:left w:val="none" w:sz="0" w:space="0" w:color="auto"/>
                <w:bottom w:val="none" w:sz="0" w:space="0" w:color="auto"/>
                <w:right w:val="none" w:sz="0" w:space="0" w:color="auto"/>
              </w:divBdr>
            </w:div>
            <w:div w:id="2133402671">
              <w:marLeft w:val="0"/>
              <w:marRight w:val="0"/>
              <w:marTop w:val="0"/>
              <w:marBottom w:val="0"/>
              <w:divBdr>
                <w:top w:val="none" w:sz="0" w:space="0" w:color="auto"/>
                <w:left w:val="none" w:sz="0" w:space="0" w:color="auto"/>
                <w:bottom w:val="none" w:sz="0" w:space="0" w:color="auto"/>
                <w:right w:val="none" w:sz="0" w:space="0" w:color="auto"/>
              </w:divBdr>
            </w:div>
            <w:div w:id="639306139">
              <w:marLeft w:val="0"/>
              <w:marRight w:val="0"/>
              <w:marTop w:val="0"/>
              <w:marBottom w:val="0"/>
              <w:divBdr>
                <w:top w:val="none" w:sz="0" w:space="0" w:color="auto"/>
                <w:left w:val="none" w:sz="0" w:space="0" w:color="auto"/>
                <w:bottom w:val="none" w:sz="0" w:space="0" w:color="auto"/>
                <w:right w:val="none" w:sz="0" w:space="0" w:color="auto"/>
              </w:divBdr>
            </w:div>
            <w:div w:id="59641068">
              <w:marLeft w:val="0"/>
              <w:marRight w:val="0"/>
              <w:marTop w:val="0"/>
              <w:marBottom w:val="0"/>
              <w:divBdr>
                <w:top w:val="none" w:sz="0" w:space="0" w:color="auto"/>
                <w:left w:val="none" w:sz="0" w:space="0" w:color="auto"/>
                <w:bottom w:val="none" w:sz="0" w:space="0" w:color="auto"/>
                <w:right w:val="none" w:sz="0" w:space="0" w:color="auto"/>
              </w:divBdr>
            </w:div>
            <w:div w:id="1329672689">
              <w:marLeft w:val="0"/>
              <w:marRight w:val="0"/>
              <w:marTop w:val="0"/>
              <w:marBottom w:val="0"/>
              <w:divBdr>
                <w:top w:val="none" w:sz="0" w:space="0" w:color="auto"/>
                <w:left w:val="none" w:sz="0" w:space="0" w:color="auto"/>
                <w:bottom w:val="none" w:sz="0" w:space="0" w:color="auto"/>
                <w:right w:val="none" w:sz="0" w:space="0" w:color="auto"/>
              </w:divBdr>
            </w:div>
            <w:div w:id="1855344252">
              <w:marLeft w:val="0"/>
              <w:marRight w:val="0"/>
              <w:marTop w:val="0"/>
              <w:marBottom w:val="0"/>
              <w:divBdr>
                <w:top w:val="none" w:sz="0" w:space="0" w:color="auto"/>
                <w:left w:val="none" w:sz="0" w:space="0" w:color="auto"/>
                <w:bottom w:val="none" w:sz="0" w:space="0" w:color="auto"/>
                <w:right w:val="none" w:sz="0" w:space="0" w:color="auto"/>
              </w:divBdr>
            </w:div>
            <w:div w:id="369688895">
              <w:marLeft w:val="0"/>
              <w:marRight w:val="0"/>
              <w:marTop w:val="0"/>
              <w:marBottom w:val="0"/>
              <w:divBdr>
                <w:top w:val="none" w:sz="0" w:space="0" w:color="auto"/>
                <w:left w:val="none" w:sz="0" w:space="0" w:color="auto"/>
                <w:bottom w:val="none" w:sz="0" w:space="0" w:color="auto"/>
                <w:right w:val="none" w:sz="0" w:space="0" w:color="auto"/>
              </w:divBdr>
            </w:div>
            <w:div w:id="1683585972">
              <w:marLeft w:val="0"/>
              <w:marRight w:val="0"/>
              <w:marTop w:val="0"/>
              <w:marBottom w:val="0"/>
              <w:divBdr>
                <w:top w:val="none" w:sz="0" w:space="0" w:color="auto"/>
                <w:left w:val="none" w:sz="0" w:space="0" w:color="auto"/>
                <w:bottom w:val="none" w:sz="0" w:space="0" w:color="auto"/>
                <w:right w:val="none" w:sz="0" w:space="0" w:color="auto"/>
              </w:divBdr>
            </w:div>
            <w:div w:id="1751392204">
              <w:marLeft w:val="0"/>
              <w:marRight w:val="0"/>
              <w:marTop w:val="0"/>
              <w:marBottom w:val="0"/>
              <w:divBdr>
                <w:top w:val="none" w:sz="0" w:space="0" w:color="auto"/>
                <w:left w:val="none" w:sz="0" w:space="0" w:color="auto"/>
                <w:bottom w:val="none" w:sz="0" w:space="0" w:color="auto"/>
                <w:right w:val="none" w:sz="0" w:space="0" w:color="auto"/>
              </w:divBdr>
            </w:div>
            <w:div w:id="1817330494">
              <w:marLeft w:val="0"/>
              <w:marRight w:val="0"/>
              <w:marTop w:val="0"/>
              <w:marBottom w:val="0"/>
              <w:divBdr>
                <w:top w:val="none" w:sz="0" w:space="0" w:color="auto"/>
                <w:left w:val="none" w:sz="0" w:space="0" w:color="auto"/>
                <w:bottom w:val="none" w:sz="0" w:space="0" w:color="auto"/>
                <w:right w:val="none" w:sz="0" w:space="0" w:color="auto"/>
              </w:divBdr>
            </w:div>
            <w:div w:id="915481936">
              <w:marLeft w:val="0"/>
              <w:marRight w:val="0"/>
              <w:marTop w:val="0"/>
              <w:marBottom w:val="0"/>
              <w:divBdr>
                <w:top w:val="none" w:sz="0" w:space="0" w:color="auto"/>
                <w:left w:val="none" w:sz="0" w:space="0" w:color="auto"/>
                <w:bottom w:val="none" w:sz="0" w:space="0" w:color="auto"/>
                <w:right w:val="none" w:sz="0" w:space="0" w:color="auto"/>
              </w:divBdr>
            </w:div>
            <w:div w:id="2115441814">
              <w:marLeft w:val="0"/>
              <w:marRight w:val="0"/>
              <w:marTop w:val="0"/>
              <w:marBottom w:val="0"/>
              <w:divBdr>
                <w:top w:val="none" w:sz="0" w:space="0" w:color="auto"/>
                <w:left w:val="none" w:sz="0" w:space="0" w:color="auto"/>
                <w:bottom w:val="none" w:sz="0" w:space="0" w:color="auto"/>
                <w:right w:val="none" w:sz="0" w:space="0" w:color="auto"/>
              </w:divBdr>
            </w:div>
            <w:div w:id="1463109959">
              <w:marLeft w:val="0"/>
              <w:marRight w:val="0"/>
              <w:marTop w:val="0"/>
              <w:marBottom w:val="0"/>
              <w:divBdr>
                <w:top w:val="none" w:sz="0" w:space="0" w:color="auto"/>
                <w:left w:val="none" w:sz="0" w:space="0" w:color="auto"/>
                <w:bottom w:val="none" w:sz="0" w:space="0" w:color="auto"/>
                <w:right w:val="none" w:sz="0" w:space="0" w:color="auto"/>
              </w:divBdr>
            </w:div>
            <w:div w:id="1285961821">
              <w:marLeft w:val="0"/>
              <w:marRight w:val="0"/>
              <w:marTop w:val="0"/>
              <w:marBottom w:val="0"/>
              <w:divBdr>
                <w:top w:val="none" w:sz="0" w:space="0" w:color="auto"/>
                <w:left w:val="none" w:sz="0" w:space="0" w:color="auto"/>
                <w:bottom w:val="none" w:sz="0" w:space="0" w:color="auto"/>
                <w:right w:val="none" w:sz="0" w:space="0" w:color="auto"/>
              </w:divBdr>
            </w:div>
            <w:div w:id="1326323158">
              <w:marLeft w:val="0"/>
              <w:marRight w:val="0"/>
              <w:marTop w:val="0"/>
              <w:marBottom w:val="0"/>
              <w:divBdr>
                <w:top w:val="none" w:sz="0" w:space="0" w:color="auto"/>
                <w:left w:val="none" w:sz="0" w:space="0" w:color="auto"/>
                <w:bottom w:val="none" w:sz="0" w:space="0" w:color="auto"/>
                <w:right w:val="none" w:sz="0" w:space="0" w:color="auto"/>
              </w:divBdr>
            </w:div>
            <w:div w:id="952521996">
              <w:marLeft w:val="0"/>
              <w:marRight w:val="0"/>
              <w:marTop w:val="0"/>
              <w:marBottom w:val="0"/>
              <w:divBdr>
                <w:top w:val="none" w:sz="0" w:space="0" w:color="auto"/>
                <w:left w:val="none" w:sz="0" w:space="0" w:color="auto"/>
                <w:bottom w:val="none" w:sz="0" w:space="0" w:color="auto"/>
                <w:right w:val="none" w:sz="0" w:space="0" w:color="auto"/>
              </w:divBdr>
            </w:div>
            <w:div w:id="122201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830824">
      <w:bodyDiv w:val="1"/>
      <w:marLeft w:val="0"/>
      <w:marRight w:val="0"/>
      <w:marTop w:val="0"/>
      <w:marBottom w:val="0"/>
      <w:divBdr>
        <w:top w:val="none" w:sz="0" w:space="0" w:color="auto"/>
        <w:left w:val="none" w:sz="0" w:space="0" w:color="auto"/>
        <w:bottom w:val="none" w:sz="0" w:space="0" w:color="auto"/>
        <w:right w:val="none" w:sz="0" w:space="0" w:color="auto"/>
      </w:divBdr>
      <w:divsChild>
        <w:div w:id="1852573359">
          <w:marLeft w:val="480"/>
          <w:marRight w:val="0"/>
          <w:marTop w:val="0"/>
          <w:marBottom w:val="0"/>
          <w:divBdr>
            <w:top w:val="none" w:sz="0" w:space="0" w:color="auto"/>
            <w:left w:val="none" w:sz="0" w:space="0" w:color="auto"/>
            <w:bottom w:val="none" w:sz="0" w:space="0" w:color="auto"/>
            <w:right w:val="none" w:sz="0" w:space="0" w:color="auto"/>
          </w:divBdr>
          <w:divsChild>
            <w:div w:id="742486097">
              <w:marLeft w:val="0"/>
              <w:marRight w:val="0"/>
              <w:marTop w:val="0"/>
              <w:marBottom w:val="0"/>
              <w:divBdr>
                <w:top w:val="none" w:sz="0" w:space="0" w:color="auto"/>
                <w:left w:val="none" w:sz="0" w:space="0" w:color="auto"/>
                <w:bottom w:val="none" w:sz="0" w:space="0" w:color="auto"/>
                <w:right w:val="none" w:sz="0" w:space="0" w:color="auto"/>
              </w:divBdr>
            </w:div>
            <w:div w:id="2011442120">
              <w:marLeft w:val="0"/>
              <w:marRight w:val="0"/>
              <w:marTop w:val="0"/>
              <w:marBottom w:val="0"/>
              <w:divBdr>
                <w:top w:val="none" w:sz="0" w:space="0" w:color="auto"/>
                <w:left w:val="none" w:sz="0" w:space="0" w:color="auto"/>
                <w:bottom w:val="none" w:sz="0" w:space="0" w:color="auto"/>
                <w:right w:val="none" w:sz="0" w:space="0" w:color="auto"/>
              </w:divBdr>
            </w:div>
            <w:div w:id="792097359">
              <w:marLeft w:val="0"/>
              <w:marRight w:val="0"/>
              <w:marTop w:val="0"/>
              <w:marBottom w:val="0"/>
              <w:divBdr>
                <w:top w:val="none" w:sz="0" w:space="0" w:color="auto"/>
                <w:left w:val="none" w:sz="0" w:space="0" w:color="auto"/>
                <w:bottom w:val="none" w:sz="0" w:space="0" w:color="auto"/>
                <w:right w:val="none" w:sz="0" w:space="0" w:color="auto"/>
              </w:divBdr>
            </w:div>
            <w:div w:id="2099252118">
              <w:marLeft w:val="0"/>
              <w:marRight w:val="0"/>
              <w:marTop w:val="0"/>
              <w:marBottom w:val="0"/>
              <w:divBdr>
                <w:top w:val="none" w:sz="0" w:space="0" w:color="auto"/>
                <w:left w:val="none" w:sz="0" w:space="0" w:color="auto"/>
                <w:bottom w:val="none" w:sz="0" w:space="0" w:color="auto"/>
                <w:right w:val="none" w:sz="0" w:space="0" w:color="auto"/>
              </w:divBdr>
            </w:div>
            <w:div w:id="2018338062">
              <w:marLeft w:val="0"/>
              <w:marRight w:val="0"/>
              <w:marTop w:val="0"/>
              <w:marBottom w:val="0"/>
              <w:divBdr>
                <w:top w:val="none" w:sz="0" w:space="0" w:color="auto"/>
                <w:left w:val="none" w:sz="0" w:space="0" w:color="auto"/>
                <w:bottom w:val="none" w:sz="0" w:space="0" w:color="auto"/>
                <w:right w:val="none" w:sz="0" w:space="0" w:color="auto"/>
              </w:divBdr>
            </w:div>
            <w:div w:id="1701858634">
              <w:marLeft w:val="0"/>
              <w:marRight w:val="0"/>
              <w:marTop w:val="0"/>
              <w:marBottom w:val="0"/>
              <w:divBdr>
                <w:top w:val="none" w:sz="0" w:space="0" w:color="auto"/>
                <w:left w:val="none" w:sz="0" w:space="0" w:color="auto"/>
                <w:bottom w:val="none" w:sz="0" w:space="0" w:color="auto"/>
                <w:right w:val="none" w:sz="0" w:space="0" w:color="auto"/>
              </w:divBdr>
            </w:div>
            <w:div w:id="827745982">
              <w:marLeft w:val="0"/>
              <w:marRight w:val="0"/>
              <w:marTop w:val="0"/>
              <w:marBottom w:val="0"/>
              <w:divBdr>
                <w:top w:val="none" w:sz="0" w:space="0" w:color="auto"/>
                <w:left w:val="none" w:sz="0" w:space="0" w:color="auto"/>
                <w:bottom w:val="none" w:sz="0" w:space="0" w:color="auto"/>
                <w:right w:val="none" w:sz="0" w:space="0" w:color="auto"/>
              </w:divBdr>
            </w:div>
            <w:div w:id="714237401">
              <w:marLeft w:val="0"/>
              <w:marRight w:val="0"/>
              <w:marTop w:val="0"/>
              <w:marBottom w:val="0"/>
              <w:divBdr>
                <w:top w:val="none" w:sz="0" w:space="0" w:color="auto"/>
                <w:left w:val="none" w:sz="0" w:space="0" w:color="auto"/>
                <w:bottom w:val="none" w:sz="0" w:space="0" w:color="auto"/>
                <w:right w:val="none" w:sz="0" w:space="0" w:color="auto"/>
              </w:divBdr>
            </w:div>
            <w:div w:id="1539928575">
              <w:marLeft w:val="0"/>
              <w:marRight w:val="0"/>
              <w:marTop w:val="0"/>
              <w:marBottom w:val="0"/>
              <w:divBdr>
                <w:top w:val="none" w:sz="0" w:space="0" w:color="auto"/>
                <w:left w:val="none" w:sz="0" w:space="0" w:color="auto"/>
                <w:bottom w:val="none" w:sz="0" w:space="0" w:color="auto"/>
                <w:right w:val="none" w:sz="0" w:space="0" w:color="auto"/>
              </w:divBdr>
            </w:div>
            <w:div w:id="2083142534">
              <w:marLeft w:val="0"/>
              <w:marRight w:val="0"/>
              <w:marTop w:val="0"/>
              <w:marBottom w:val="0"/>
              <w:divBdr>
                <w:top w:val="none" w:sz="0" w:space="0" w:color="auto"/>
                <w:left w:val="none" w:sz="0" w:space="0" w:color="auto"/>
                <w:bottom w:val="none" w:sz="0" w:space="0" w:color="auto"/>
                <w:right w:val="none" w:sz="0" w:space="0" w:color="auto"/>
              </w:divBdr>
            </w:div>
            <w:div w:id="488833933">
              <w:marLeft w:val="0"/>
              <w:marRight w:val="0"/>
              <w:marTop w:val="0"/>
              <w:marBottom w:val="0"/>
              <w:divBdr>
                <w:top w:val="none" w:sz="0" w:space="0" w:color="auto"/>
                <w:left w:val="none" w:sz="0" w:space="0" w:color="auto"/>
                <w:bottom w:val="none" w:sz="0" w:space="0" w:color="auto"/>
                <w:right w:val="none" w:sz="0" w:space="0" w:color="auto"/>
              </w:divBdr>
            </w:div>
            <w:div w:id="974873274">
              <w:marLeft w:val="0"/>
              <w:marRight w:val="0"/>
              <w:marTop w:val="0"/>
              <w:marBottom w:val="0"/>
              <w:divBdr>
                <w:top w:val="none" w:sz="0" w:space="0" w:color="auto"/>
                <w:left w:val="none" w:sz="0" w:space="0" w:color="auto"/>
                <w:bottom w:val="none" w:sz="0" w:space="0" w:color="auto"/>
                <w:right w:val="none" w:sz="0" w:space="0" w:color="auto"/>
              </w:divBdr>
            </w:div>
            <w:div w:id="389113588">
              <w:marLeft w:val="0"/>
              <w:marRight w:val="0"/>
              <w:marTop w:val="0"/>
              <w:marBottom w:val="0"/>
              <w:divBdr>
                <w:top w:val="none" w:sz="0" w:space="0" w:color="auto"/>
                <w:left w:val="none" w:sz="0" w:space="0" w:color="auto"/>
                <w:bottom w:val="none" w:sz="0" w:space="0" w:color="auto"/>
                <w:right w:val="none" w:sz="0" w:space="0" w:color="auto"/>
              </w:divBdr>
            </w:div>
            <w:div w:id="1147164855">
              <w:marLeft w:val="0"/>
              <w:marRight w:val="0"/>
              <w:marTop w:val="0"/>
              <w:marBottom w:val="0"/>
              <w:divBdr>
                <w:top w:val="none" w:sz="0" w:space="0" w:color="auto"/>
                <w:left w:val="none" w:sz="0" w:space="0" w:color="auto"/>
                <w:bottom w:val="none" w:sz="0" w:space="0" w:color="auto"/>
                <w:right w:val="none" w:sz="0" w:space="0" w:color="auto"/>
              </w:divBdr>
            </w:div>
            <w:div w:id="327097264">
              <w:marLeft w:val="0"/>
              <w:marRight w:val="0"/>
              <w:marTop w:val="0"/>
              <w:marBottom w:val="0"/>
              <w:divBdr>
                <w:top w:val="none" w:sz="0" w:space="0" w:color="auto"/>
                <w:left w:val="none" w:sz="0" w:space="0" w:color="auto"/>
                <w:bottom w:val="none" w:sz="0" w:space="0" w:color="auto"/>
                <w:right w:val="none" w:sz="0" w:space="0" w:color="auto"/>
              </w:divBdr>
            </w:div>
            <w:div w:id="767314080">
              <w:marLeft w:val="0"/>
              <w:marRight w:val="0"/>
              <w:marTop w:val="0"/>
              <w:marBottom w:val="0"/>
              <w:divBdr>
                <w:top w:val="none" w:sz="0" w:space="0" w:color="auto"/>
                <w:left w:val="none" w:sz="0" w:space="0" w:color="auto"/>
                <w:bottom w:val="none" w:sz="0" w:space="0" w:color="auto"/>
                <w:right w:val="none" w:sz="0" w:space="0" w:color="auto"/>
              </w:divBdr>
            </w:div>
            <w:div w:id="817111952">
              <w:marLeft w:val="0"/>
              <w:marRight w:val="0"/>
              <w:marTop w:val="0"/>
              <w:marBottom w:val="0"/>
              <w:divBdr>
                <w:top w:val="none" w:sz="0" w:space="0" w:color="auto"/>
                <w:left w:val="none" w:sz="0" w:space="0" w:color="auto"/>
                <w:bottom w:val="none" w:sz="0" w:space="0" w:color="auto"/>
                <w:right w:val="none" w:sz="0" w:space="0" w:color="auto"/>
              </w:divBdr>
            </w:div>
            <w:div w:id="1598751648">
              <w:marLeft w:val="0"/>
              <w:marRight w:val="0"/>
              <w:marTop w:val="0"/>
              <w:marBottom w:val="0"/>
              <w:divBdr>
                <w:top w:val="none" w:sz="0" w:space="0" w:color="auto"/>
                <w:left w:val="none" w:sz="0" w:space="0" w:color="auto"/>
                <w:bottom w:val="none" w:sz="0" w:space="0" w:color="auto"/>
                <w:right w:val="none" w:sz="0" w:space="0" w:color="auto"/>
              </w:divBdr>
            </w:div>
            <w:div w:id="161941483">
              <w:marLeft w:val="0"/>
              <w:marRight w:val="0"/>
              <w:marTop w:val="0"/>
              <w:marBottom w:val="0"/>
              <w:divBdr>
                <w:top w:val="none" w:sz="0" w:space="0" w:color="auto"/>
                <w:left w:val="none" w:sz="0" w:space="0" w:color="auto"/>
                <w:bottom w:val="none" w:sz="0" w:space="0" w:color="auto"/>
                <w:right w:val="none" w:sz="0" w:space="0" w:color="auto"/>
              </w:divBdr>
            </w:div>
            <w:div w:id="122356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456171">
      <w:bodyDiv w:val="1"/>
      <w:marLeft w:val="0"/>
      <w:marRight w:val="0"/>
      <w:marTop w:val="0"/>
      <w:marBottom w:val="0"/>
      <w:divBdr>
        <w:top w:val="none" w:sz="0" w:space="0" w:color="auto"/>
        <w:left w:val="none" w:sz="0" w:space="0" w:color="auto"/>
        <w:bottom w:val="none" w:sz="0" w:space="0" w:color="auto"/>
        <w:right w:val="none" w:sz="0" w:space="0" w:color="auto"/>
      </w:divBdr>
      <w:divsChild>
        <w:div w:id="1532844318">
          <w:marLeft w:val="480"/>
          <w:marRight w:val="0"/>
          <w:marTop w:val="0"/>
          <w:marBottom w:val="0"/>
          <w:divBdr>
            <w:top w:val="none" w:sz="0" w:space="0" w:color="auto"/>
            <w:left w:val="none" w:sz="0" w:space="0" w:color="auto"/>
            <w:bottom w:val="none" w:sz="0" w:space="0" w:color="auto"/>
            <w:right w:val="none" w:sz="0" w:space="0" w:color="auto"/>
          </w:divBdr>
          <w:divsChild>
            <w:div w:id="2118327169">
              <w:marLeft w:val="0"/>
              <w:marRight w:val="0"/>
              <w:marTop w:val="0"/>
              <w:marBottom w:val="0"/>
              <w:divBdr>
                <w:top w:val="none" w:sz="0" w:space="0" w:color="auto"/>
                <w:left w:val="none" w:sz="0" w:space="0" w:color="auto"/>
                <w:bottom w:val="none" w:sz="0" w:space="0" w:color="auto"/>
                <w:right w:val="none" w:sz="0" w:space="0" w:color="auto"/>
              </w:divBdr>
            </w:div>
            <w:div w:id="1101872642">
              <w:marLeft w:val="0"/>
              <w:marRight w:val="0"/>
              <w:marTop w:val="0"/>
              <w:marBottom w:val="0"/>
              <w:divBdr>
                <w:top w:val="none" w:sz="0" w:space="0" w:color="auto"/>
                <w:left w:val="none" w:sz="0" w:space="0" w:color="auto"/>
                <w:bottom w:val="none" w:sz="0" w:space="0" w:color="auto"/>
                <w:right w:val="none" w:sz="0" w:space="0" w:color="auto"/>
              </w:divBdr>
            </w:div>
            <w:div w:id="1812404248">
              <w:marLeft w:val="0"/>
              <w:marRight w:val="0"/>
              <w:marTop w:val="0"/>
              <w:marBottom w:val="0"/>
              <w:divBdr>
                <w:top w:val="none" w:sz="0" w:space="0" w:color="auto"/>
                <w:left w:val="none" w:sz="0" w:space="0" w:color="auto"/>
                <w:bottom w:val="none" w:sz="0" w:space="0" w:color="auto"/>
                <w:right w:val="none" w:sz="0" w:space="0" w:color="auto"/>
              </w:divBdr>
            </w:div>
            <w:div w:id="1805926930">
              <w:marLeft w:val="0"/>
              <w:marRight w:val="0"/>
              <w:marTop w:val="0"/>
              <w:marBottom w:val="0"/>
              <w:divBdr>
                <w:top w:val="none" w:sz="0" w:space="0" w:color="auto"/>
                <w:left w:val="none" w:sz="0" w:space="0" w:color="auto"/>
                <w:bottom w:val="none" w:sz="0" w:space="0" w:color="auto"/>
                <w:right w:val="none" w:sz="0" w:space="0" w:color="auto"/>
              </w:divBdr>
            </w:div>
            <w:div w:id="1337002380">
              <w:marLeft w:val="0"/>
              <w:marRight w:val="0"/>
              <w:marTop w:val="0"/>
              <w:marBottom w:val="0"/>
              <w:divBdr>
                <w:top w:val="none" w:sz="0" w:space="0" w:color="auto"/>
                <w:left w:val="none" w:sz="0" w:space="0" w:color="auto"/>
                <w:bottom w:val="none" w:sz="0" w:space="0" w:color="auto"/>
                <w:right w:val="none" w:sz="0" w:space="0" w:color="auto"/>
              </w:divBdr>
            </w:div>
            <w:div w:id="1528563549">
              <w:marLeft w:val="0"/>
              <w:marRight w:val="0"/>
              <w:marTop w:val="0"/>
              <w:marBottom w:val="0"/>
              <w:divBdr>
                <w:top w:val="none" w:sz="0" w:space="0" w:color="auto"/>
                <w:left w:val="none" w:sz="0" w:space="0" w:color="auto"/>
                <w:bottom w:val="none" w:sz="0" w:space="0" w:color="auto"/>
                <w:right w:val="none" w:sz="0" w:space="0" w:color="auto"/>
              </w:divBdr>
            </w:div>
            <w:div w:id="299503864">
              <w:marLeft w:val="0"/>
              <w:marRight w:val="0"/>
              <w:marTop w:val="0"/>
              <w:marBottom w:val="0"/>
              <w:divBdr>
                <w:top w:val="none" w:sz="0" w:space="0" w:color="auto"/>
                <w:left w:val="none" w:sz="0" w:space="0" w:color="auto"/>
                <w:bottom w:val="none" w:sz="0" w:space="0" w:color="auto"/>
                <w:right w:val="none" w:sz="0" w:space="0" w:color="auto"/>
              </w:divBdr>
            </w:div>
            <w:div w:id="220138627">
              <w:marLeft w:val="0"/>
              <w:marRight w:val="0"/>
              <w:marTop w:val="0"/>
              <w:marBottom w:val="0"/>
              <w:divBdr>
                <w:top w:val="none" w:sz="0" w:space="0" w:color="auto"/>
                <w:left w:val="none" w:sz="0" w:space="0" w:color="auto"/>
                <w:bottom w:val="none" w:sz="0" w:space="0" w:color="auto"/>
                <w:right w:val="none" w:sz="0" w:space="0" w:color="auto"/>
              </w:divBdr>
            </w:div>
            <w:div w:id="216161981">
              <w:marLeft w:val="0"/>
              <w:marRight w:val="0"/>
              <w:marTop w:val="0"/>
              <w:marBottom w:val="0"/>
              <w:divBdr>
                <w:top w:val="none" w:sz="0" w:space="0" w:color="auto"/>
                <w:left w:val="none" w:sz="0" w:space="0" w:color="auto"/>
                <w:bottom w:val="none" w:sz="0" w:space="0" w:color="auto"/>
                <w:right w:val="none" w:sz="0" w:space="0" w:color="auto"/>
              </w:divBdr>
            </w:div>
            <w:div w:id="284041188">
              <w:marLeft w:val="0"/>
              <w:marRight w:val="0"/>
              <w:marTop w:val="0"/>
              <w:marBottom w:val="0"/>
              <w:divBdr>
                <w:top w:val="none" w:sz="0" w:space="0" w:color="auto"/>
                <w:left w:val="none" w:sz="0" w:space="0" w:color="auto"/>
                <w:bottom w:val="none" w:sz="0" w:space="0" w:color="auto"/>
                <w:right w:val="none" w:sz="0" w:space="0" w:color="auto"/>
              </w:divBdr>
            </w:div>
            <w:div w:id="1848866688">
              <w:marLeft w:val="0"/>
              <w:marRight w:val="0"/>
              <w:marTop w:val="0"/>
              <w:marBottom w:val="0"/>
              <w:divBdr>
                <w:top w:val="none" w:sz="0" w:space="0" w:color="auto"/>
                <w:left w:val="none" w:sz="0" w:space="0" w:color="auto"/>
                <w:bottom w:val="none" w:sz="0" w:space="0" w:color="auto"/>
                <w:right w:val="none" w:sz="0" w:space="0" w:color="auto"/>
              </w:divBdr>
            </w:div>
            <w:div w:id="201796134">
              <w:marLeft w:val="0"/>
              <w:marRight w:val="0"/>
              <w:marTop w:val="0"/>
              <w:marBottom w:val="0"/>
              <w:divBdr>
                <w:top w:val="none" w:sz="0" w:space="0" w:color="auto"/>
                <w:left w:val="none" w:sz="0" w:space="0" w:color="auto"/>
                <w:bottom w:val="none" w:sz="0" w:space="0" w:color="auto"/>
                <w:right w:val="none" w:sz="0" w:space="0" w:color="auto"/>
              </w:divBdr>
            </w:div>
            <w:div w:id="135683130">
              <w:marLeft w:val="0"/>
              <w:marRight w:val="0"/>
              <w:marTop w:val="0"/>
              <w:marBottom w:val="0"/>
              <w:divBdr>
                <w:top w:val="none" w:sz="0" w:space="0" w:color="auto"/>
                <w:left w:val="none" w:sz="0" w:space="0" w:color="auto"/>
                <w:bottom w:val="none" w:sz="0" w:space="0" w:color="auto"/>
                <w:right w:val="none" w:sz="0" w:space="0" w:color="auto"/>
              </w:divBdr>
            </w:div>
            <w:div w:id="809396251">
              <w:marLeft w:val="0"/>
              <w:marRight w:val="0"/>
              <w:marTop w:val="0"/>
              <w:marBottom w:val="0"/>
              <w:divBdr>
                <w:top w:val="none" w:sz="0" w:space="0" w:color="auto"/>
                <w:left w:val="none" w:sz="0" w:space="0" w:color="auto"/>
                <w:bottom w:val="none" w:sz="0" w:space="0" w:color="auto"/>
                <w:right w:val="none" w:sz="0" w:space="0" w:color="auto"/>
              </w:divBdr>
            </w:div>
            <w:div w:id="25639141">
              <w:marLeft w:val="0"/>
              <w:marRight w:val="0"/>
              <w:marTop w:val="0"/>
              <w:marBottom w:val="0"/>
              <w:divBdr>
                <w:top w:val="none" w:sz="0" w:space="0" w:color="auto"/>
                <w:left w:val="none" w:sz="0" w:space="0" w:color="auto"/>
                <w:bottom w:val="none" w:sz="0" w:space="0" w:color="auto"/>
                <w:right w:val="none" w:sz="0" w:space="0" w:color="auto"/>
              </w:divBdr>
            </w:div>
            <w:div w:id="1109662439">
              <w:marLeft w:val="0"/>
              <w:marRight w:val="0"/>
              <w:marTop w:val="0"/>
              <w:marBottom w:val="0"/>
              <w:divBdr>
                <w:top w:val="none" w:sz="0" w:space="0" w:color="auto"/>
                <w:left w:val="none" w:sz="0" w:space="0" w:color="auto"/>
                <w:bottom w:val="none" w:sz="0" w:space="0" w:color="auto"/>
                <w:right w:val="none" w:sz="0" w:space="0" w:color="auto"/>
              </w:divBdr>
            </w:div>
            <w:div w:id="491531803">
              <w:marLeft w:val="0"/>
              <w:marRight w:val="0"/>
              <w:marTop w:val="0"/>
              <w:marBottom w:val="0"/>
              <w:divBdr>
                <w:top w:val="none" w:sz="0" w:space="0" w:color="auto"/>
                <w:left w:val="none" w:sz="0" w:space="0" w:color="auto"/>
                <w:bottom w:val="none" w:sz="0" w:space="0" w:color="auto"/>
                <w:right w:val="none" w:sz="0" w:space="0" w:color="auto"/>
              </w:divBdr>
            </w:div>
            <w:div w:id="1472136272">
              <w:marLeft w:val="0"/>
              <w:marRight w:val="0"/>
              <w:marTop w:val="0"/>
              <w:marBottom w:val="0"/>
              <w:divBdr>
                <w:top w:val="none" w:sz="0" w:space="0" w:color="auto"/>
                <w:left w:val="none" w:sz="0" w:space="0" w:color="auto"/>
                <w:bottom w:val="none" w:sz="0" w:space="0" w:color="auto"/>
                <w:right w:val="none" w:sz="0" w:space="0" w:color="auto"/>
              </w:divBdr>
            </w:div>
            <w:div w:id="2081519351">
              <w:marLeft w:val="0"/>
              <w:marRight w:val="0"/>
              <w:marTop w:val="0"/>
              <w:marBottom w:val="0"/>
              <w:divBdr>
                <w:top w:val="none" w:sz="0" w:space="0" w:color="auto"/>
                <w:left w:val="none" w:sz="0" w:space="0" w:color="auto"/>
                <w:bottom w:val="none" w:sz="0" w:space="0" w:color="auto"/>
                <w:right w:val="none" w:sz="0" w:space="0" w:color="auto"/>
              </w:divBdr>
            </w:div>
            <w:div w:id="23817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014185">
      <w:bodyDiv w:val="1"/>
      <w:marLeft w:val="0"/>
      <w:marRight w:val="0"/>
      <w:marTop w:val="0"/>
      <w:marBottom w:val="0"/>
      <w:divBdr>
        <w:top w:val="none" w:sz="0" w:space="0" w:color="auto"/>
        <w:left w:val="none" w:sz="0" w:space="0" w:color="auto"/>
        <w:bottom w:val="none" w:sz="0" w:space="0" w:color="auto"/>
        <w:right w:val="none" w:sz="0" w:space="0" w:color="auto"/>
      </w:divBdr>
      <w:divsChild>
        <w:div w:id="1498425630">
          <w:marLeft w:val="480"/>
          <w:marRight w:val="0"/>
          <w:marTop w:val="0"/>
          <w:marBottom w:val="0"/>
          <w:divBdr>
            <w:top w:val="none" w:sz="0" w:space="0" w:color="auto"/>
            <w:left w:val="none" w:sz="0" w:space="0" w:color="auto"/>
            <w:bottom w:val="none" w:sz="0" w:space="0" w:color="auto"/>
            <w:right w:val="none" w:sz="0" w:space="0" w:color="auto"/>
          </w:divBdr>
          <w:divsChild>
            <w:div w:id="575631269">
              <w:marLeft w:val="0"/>
              <w:marRight w:val="0"/>
              <w:marTop w:val="0"/>
              <w:marBottom w:val="0"/>
              <w:divBdr>
                <w:top w:val="none" w:sz="0" w:space="0" w:color="auto"/>
                <w:left w:val="none" w:sz="0" w:space="0" w:color="auto"/>
                <w:bottom w:val="none" w:sz="0" w:space="0" w:color="auto"/>
                <w:right w:val="none" w:sz="0" w:space="0" w:color="auto"/>
              </w:divBdr>
            </w:div>
            <w:div w:id="1129085597">
              <w:marLeft w:val="0"/>
              <w:marRight w:val="0"/>
              <w:marTop w:val="0"/>
              <w:marBottom w:val="0"/>
              <w:divBdr>
                <w:top w:val="none" w:sz="0" w:space="0" w:color="auto"/>
                <w:left w:val="none" w:sz="0" w:space="0" w:color="auto"/>
                <w:bottom w:val="none" w:sz="0" w:space="0" w:color="auto"/>
                <w:right w:val="none" w:sz="0" w:space="0" w:color="auto"/>
              </w:divBdr>
            </w:div>
            <w:div w:id="197855951">
              <w:marLeft w:val="0"/>
              <w:marRight w:val="0"/>
              <w:marTop w:val="0"/>
              <w:marBottom w:val="0"/>
              <w:divBdr>
                <w:top w:val="none" w:sz="0" w:space="0" w:color="auto"/>
                <w:left w:val="none" w:sz="0" w:space="0" w:color="auto"/>
                <w:bottom w:val="none" w:sz="0" w:space="0" w:color="auto"/>
                <w:right w:val="none" w:sz="0" w:space="0" w:color="auto"/>
              </w:divBdr>
            </w:div>
            <w:div w:id="755831176">
              <w:marLeft w:val="0"/>
              <w:marRight w:val="0"/>
              <w:marTop w:val="0"/>
              <w:marBottom w:val="0"/>
              <w:divBdr>
                <w:top w:val="none" w:sz="0" w:space="0" w:color="auto"/>
                <w:left w:val="none" w:sz="0" w:space="0" w:color="auto"/>
                <w:bottom w:val="none" w:sz="0" w:space="0" w:color="auto"/>
                <w:right w:val="none" w:sz="0" w:space="0" w:color="auto"/>
              </w:divBdr>
            </w:div>
            <w:div w:id="239102107">
              <w:marLeft w:val="0"/>
              <w:marRight w:val="0"/>
              <w:marTop w:val="0"/>
              <w:marBottom w:val="0"/>
              <w:divBdr>
                <w:top w:val="none" w:sz="0" w:space="0" w:color="auto"/>
                <w:left w:val="none" w:sz="0" w:space="0" w:color="auto"/>
                <w:bottom w:val="none" w:sz="0" w:space="0" w:color="auto"/>
                <w:right w:val="none" w:sz="0" w:space="0" w:color="auto"/>
              </w:divBdr>
            </w:div>
            <w:div w:id="551622687">
              <w:marLeft w:val="0"/>
              <w:marRight w:val="0"/>
              <w:marTop w:val="0"/>
              <w:marBottom w:val="0"/>
              <w:divBdr>
                <w:top w:val="none" w:sz="0" w:space="0" w:color="auto"/>
                <w:left w:val="none" w:sz="0" w:space="0" w:color="auto"/>
                <w:bottom w:val="none" w:sz="0" w:space="0" w:color="auto"/>
                <w:right w:val="none" w:sz="0" w:space="0" w:color="auto"/>
              </w:divBdr>
            </w:div>
            <w:div w:id="1977566667">
              <w:marLeft w:val="0"/>
              <w:marRight w:val="0"/>
              <w:marTop w:val="0"/>
              <w:marBottom w:val="0"/>
              <w:divBdr>
                <w:top w:val="none" w:sz="0" w:space="0" w:color="auto"/>
                <w:left w:val="none" w:sz="0" w:space="0" w:color="auto"/>
                <w:bottom w:val="none" w:sz="0" w:space="0" w:color="auto"/>
                <w:right w:val="none" w:sz="0" w:space="0" w:color="auto"/>
              </w:divBdr>
            </w:div>
            <w:div w:id="664749474">
              <w:marLeft w:val="0"/>
              <w:marRight w:val="0"/>
              <w:marTop w:val="0"/>
              <w:marBottom w:val="0"/>
              <w:divBdr>
                <w:top w:val="none" w:sz="0" w:space="0" w:color="auto"/>
                <w:left w:val="none" w:sz="0" w:space="0" w:color="auto"/>
                <w:bottom w:val="none" w:sz="0" w:space="0" w:color="auto"/>
                <w:right w:val="none" w:sz="0" w:space="0" w:color="auto"/>
              </w:divBdr>
            </w:div>
            <w:div w:id="2014140233">
              <w:marLeft w:val="0"/>
              <w:marRight w:val="0"/>
              <w:marTop w:val="0"/>
              <w:marBottom w:val="0"/>
              <w:divBdr>
                <w:top w:val="none" w:sz="0" w:space="0" w:color="auto"/>
                <w:left w:val="none" w:sz="0" w:space="0" w:color="auto"/>
                <w:bottom w:val="none" w:sz="0" w:space="0" w:color="auto"/>
                <w:right w:val="none" w:sz="0" w:space="0" w:color="auto"/>
              </w:divBdr>
            </w:div>
            <w:div w:id="501317084">
              <w:marLeft w:val="0"/>
              <w:marRight w:val="0"/>
              <w:marTop w:val="0"/>
              <w:marBottom w:val="0"/>
              <w:divBdr>
                <w:top w:val="none" w:sz="0" w:space="0" w:color="auto"/>
                <w:left w:val="none" w:sz="0" w:space="0" w:color="auto"/>
                <w:bottom w:val="none" w:sz="0" w:space="0" w:color="auto"/>
                <w:right w:val="none" w:sz="0" w:space="0" w:color="auto"/>
              </w:divBdr>
            </w:div>
            <w:div w:id="202445288">
              <w:marLeft w:val="0"/>
              <w:marRight w:val="0"/>
              <w:marTop w:val="0"/>
              <w:marBottom w:val="0"/>
              <w:divBdr>
                <w:top w:val="none" w:sz="0" w:space="0" w:color="auto"/>
                <w:left w:val="none" w:sz="0" w:space="0" w:color="auto"/>
                <w:bottom w:val="none" w:sz="0" w:space="0" w:color="auto"/>
                <w:right w:val="none" w:sz="0" w:space="0" w:color="auto"/>
              </w:divBdr>
            </w:div>
            <w:div w:id="2098207277">
              <w:marLeft w:val="0"/>
              <w:marRight w:val="0"/>
              <w:marTop w:val="0"/>
              <w:marBottom w:val="0"/>
              <w:divBdr>
                <w:top w:val="none" w:sz="0" w:space="0" w:color="auto"/>
                <w:left w:val="none" w:sz="0" w:space="0" w:color="auto"/>
                <w:bottom w:val="none" w:sz="0" w:space="0" w:color="auto"/>
                <w:right w:val="none" w:sz="0" w:space="0" w:color="auto"/>
              </w:divBdr>
            </w:div>
            <w:div w:id="769395684">
              <w:marLeft w:val="0"/>
              <w:marRight w:val="0"/>
              <w:marTop w:val="0"/>
              <w:marBottom w:val="0"/>
              <w:divBdr>
                <w:top w:val="none" w:sz="0" w:space="0" w:color="auto"/>
                <w:left w:val="none" w:sz="0" w:space="0" w:color="auto"/>
                <w:bottom w:val="none" w:sz="0" w:space="0" w:color="auto"/>
                <w:right w:val="none" w:sz="0" w:space="0" w:color="auto"/>
              </w:divBdr>
            </w:div>
            <w:div w:id="932518220">
              <w:marLeft w:val="0"/>
              <w:marRight w:val="0"/>
              <w:marTop w:val="0"/>
              <w:marBottom w:val="0"/>
              <w:divBdr>
                <w:top w:val="none" w:sz="0" w:space="0" w:color="auto"/>
                <w:left w:val="none" w:sz="0" w:space="0" w:color="auto"/>
                <w:bottom w:val="none" w:sz="0" w:space="0" w:color="auto"/>
                <w:right w:val="none" w:sz="0" w:space="0" w:color="auto"/>
              </w:divBdr>
            </w:div>
            <w:div w:id="349838493">
              <w:marLeft w:val="0"/>
              <w:marRight w:val="0"/>
              <w:marTop w:val="0"/>
              <w:marBottom w:val="0"/>
              <w:divBdr>
                <w:top w:val="none" w:sz="0" w:space="0" w:color="auto"/>
                <w:left w:val="none" w:sz="0" w:space="0" w:color="auto"/>
                <w:bottom w:val="none" w:sz="0" w:space="0" w:color="auto"/>
                <w:right w:val="none" w:sz="0" w:space="0" w:color="auto"/>
              </w:divBdr>
            </w:div>
            <w:div w:id="896860165">
              <w:marLeft w:val="0"/>
              <w:marRight w:val="0"/>
              <w:marTop w:val="0"/>
              <w:marBottom w:val="0"/>
              <w:divBdr>
                <w:top w:val="none" w:sz="0" w:space="0" w:color="auto"/>
                <w:left w:val="none" w:sz="0" w:space="0" w:color="auto"/>
                <w:bottom w:val="none" w:sz="0" w:space="0" w:color="auto"/>
                <w:right w:val="none" w:sz="0" w:space="0" w:color="auto"/>
              </w:divBdr>
            </w:div>
            <w:div w:id="1220482421">
              <w:marLeft w:val="0"/>
              <w:marRight w:val="0"/>
              <w:marTop w:val="0"/>
              <w:marBottom w:val="0"/>
              <w:divBdr>
                <w:top w:val="none" w:sz="0" w:space="0" w:color="auto"/>
                <w:left w:val="none" w:sz="0" w:space="0" w:color="auto"/>
                <w:bottom w:val="none" w:sz="0" w:space="0" w:color="auto"/>
                <w:right w:val="none" w:sz="0" w:space="0" w:color="auto"/>
              </w:divBdr>
            </w:div>
            <w:div w:id="963314150">
              <w:marLeft w:val="0"/>
              <w:marRight w:val="0"/>
              <w:marTop w:val="0"/>
              <w:marBottom w:val="0"/>
              <w:divBdr>
                <w:top w:val="none" w:sz="0" w:space="0" w:color="auto"/>
                <w:left w:val="none" w:sz="0" w:space="0" w:color="auto"/>
                <w:bottom w:val="none" w:sz="0" w:space="0" w:color="auto"/>
                <w:right w:val="none" w:sz="0" w:space="0" w:color="auto"/>
              </w:divBdr>
            </w:div>
            <w:div w:id="1683781845">
              <w:marLeft w:val="0"/>
              <w:marRight w:val="0"/>
              <w:marTop w:val="0"/>
              <w:marBottom w:val="0"/>
              <w:divBdr>
                <w:top w:val="none" w:sz="0" w:space="0" w:color="auto"/>
                <w:left w:val="none" w:sz="0" w:space="0" w:color="auto"/>
                <w:bottom w:val="none" w:sz="0" w:space="0" w:color="auto"/>
                <w:right w:val="none" w:sz="0" w:space="0" w:color="auto"/>
              </w:divBdr>
            </w:div>
            <w:div w:id="98207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90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2.census.gov/programs-surveys/decennial/2020/program-management/working-papers/Uses-of-Census-Bureau-Data-in-Federal-Funds-Distribution.pdf" TargetMode="External"/><Relationship Id="rId26" Type="http://schemas.openxmlformats.org/officeDocument/2006/relationships/hyperlink" Target="https://doi.org/10.5067/VIIRS/VNP46A1.001" TargetMode="External"/><Relationship Id="rId3" Type="http://schemas.openxmlformats.org/officeDocument/2006/relationships/styles" Target="styles.xml"/><Relationship Id="rId21" Type="http://schemas.openxmlformats.org/officeDocument/2006/relationships/hyperlink" Target="https://doi.org/10.1145/3342240"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i.org/10.1016/j.regsciurbeco.2017.03.002" TargetMode="External"/><Relationship Id="rId25" Type="http://schemas.openxmlformats.org/officeDocument/2006/relationships/hyperlink" Target="https://doi.org/10.1080/10511482.2024.2321226" TargetMode="External"/><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s://doi.org/10.3390/rs13050922" TargetMode="External"/><Relationship Id="rId20" Type="http://schemas.openxmlformats.org/officeDocument/2006/relationships/hyperlink" Target="https://doi.org/10.1016/j.habitatint.2017.06.012" TargetMode="External"/><Relationship Id="rId29" Type="http://schemas.openxmlformats.org/officeDocument/2006/relationships/hyperlink" Target="https://developers.google.com/earth-engine/datasets/catalog/LANDSAT_COMPOSITES_C02_T1_L2_ANNUAL_NDV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1108/IJHMA-06-2024-0081"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oi.org/10.3390/ijgi9020106" TargetMode="External"/><Relationship Id="rId23" Type="http://schemas.openxmlformats.org/officeDocument/2006/relationships/hyperlink" Target="https://doi.org/10.1038/s41598-020-64506-2" TargetMode="External"/><Relationship Id="rId28" Type="http://schemas.openxmlformats.org/officeDocument/2006/relationships/hyperlink" Target="https://doi.org/10.1086/657114" TargetMode="External"/><Relationship Id="rId10" Type="http://schemas.openxmlformats.org/officeDocument/2006/relationships/image" Target="media/image3.png"/><Relationship Id="rId19" Type="http://schemas.openxmlformats.org/officeDocument/2006/relationships/hyperlink" Target="https://doi.org/10.1007/s11676-020-01155-1"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i.org/10.1177/00420980231173846" TargetMode="External"/><Relationship Id="rId22" Type="http://schemas.openxmlformats.org/officeDocument/2006/relationships/hyperlink" Target="https://doi.org/10.4324/9780203940877" TargetMode="External"/><Relationship Id="rId27" Type="http://schemas.openxmlformats.org/officeDocument/2006/relationships/hyperlink" Target="https://doi.org/10.1371/journal.pone.0215016" TargetMode="External"/><Relationship Id="rId30" Type="http://schemas.openxmlformats.org/officeDocument/2006/relationships/hyperlink" Target="https://www.usgs.gov/faqs/what-are-band-designations-landsat-satellites"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C95198-6612-4E01-8804-08EEC5775F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15</Pages>
  <Words>5455</Words>
  <Characters>31095</Characters>
  <Application>Microsoft Office Word</Application>
  <DocSecurity>0</DocSecurity>
  <Lines>259</Lines>
  <Paragraphs>72</Paragraphs>
  <ScaleCrop>false</ScaleCrop>
  <HeadingPairs>
    <vt:vector size="2" baseType="variant">
      <vt:variant>
        <vt:lpstr>Title</vt:lpstr>
      </vt:variant>
      <vt:variant>
        <vt:i4>1</vt:i4>
      </vt:variant>
    </vt:vector>
  </HeadingPairs>
  <TitlesOfParts>
    <vt:vector size="1" baseType="lpstr">
      <vt:lpstr/>
    </vt:vector>
  </TitlesOfParts>
  <Company>University of Richmond</Company>
  <LinksUpToDate>false</LinksUpToDate>
  <CharactersWithSpaces>36478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Broening, Alex</dc:creator>
  <cp:keywords/>
  <dc:description/>
  <cp:lastModifiedBy>Broening, Alex</cp:lastModifiedBy>
  <cp:revision>4</cp:revision>
  <dcterms:created xsi:type="dcterms:W3CDTF">2024-12-10T05:35:00Z</dcterms:created>
  <dcterms:modified xsi:type="dcterms:W3CDTF">2024-12-10T18:02:00Z</dcterms:modified>
</cp:coreProperties>
</file>